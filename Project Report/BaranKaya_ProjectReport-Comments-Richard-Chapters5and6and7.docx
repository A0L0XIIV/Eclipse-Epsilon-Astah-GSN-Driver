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260566D2" w14:textId="77777777" w:rsidR="00A3263F" w:rsidRPr="00812321" w:rsidRDefault="00A3263F" w:rsidP="00A3263F">
      <w:pPr>
        <w:jc w:val="center"/>
        <w:rPr>
          <w:rFonts w:cs="Times New Roman"/>
          <w:b/>
          <w:sz w:val="56"/>
          <w:szCs w:val="72"/>
        </w:rPr>
      </w:pPr>
    </w:p>
    <w:p w14:paraId="38465411" w14:textId="77777777"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14:paraId="7D13D87A" w14:textId="77777777" w:rsidR="00143FBC" w:rsidRDefault="00143FBC" w:rsidP="00143FBC">
      <w:pPr>
        <w:jc w:val="center"/>
        <w:rPr>
          <w:rFonts w:ascii="Palatino Linotype" w:hAnsi="Palatino Linotype" w:cs="Times New Roman"/>
          <w:sz w:val="40"/>
          <w:szCs w:val="72"/>
        </w:rPr>
      </w:pPr>
    </w:p>
    <w:p w14:paraId="7D64CB62" w14:textId="77777777" w:rsidR="000F3486" w:rsidRDefault="000F3486" w:rsidP="00143FBC">
      <w:pPr>
        <w:jc w:val="center"/>
        <w:rPr>
          <w:rFonts w:ascii="Palatino Linotype" w:hAnsi="Palatino Linotype" w:cs="Times New Roman"/>
          <w:sz w:val="40"/>
          <w:szCs w:val="72"/>
        </w:rPr>
      </w:pPr>
    </w:p>
    <w:p w14:paraId="1EDB739A" w14:textId="77777777"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14:paraId="63EE9E4E" w14:textId="77777777"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14:paraId="543BFB7D" w14:textId="77777777"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1C2BCC7E" w14:textId="77777777"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5750CEB2" w14:textId="77777777"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14:paraId="52166319" w14:textId="77777777"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14:paraId="3FE48728"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14:paraId="3D21D18A"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14:paraId="557063F6"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14:paraId="53B7C37C" w14:textId="77777777"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14:paraId="4BD35432"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14:paraId="0551EE70"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14:paraId="33350439"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14:paraId="13EFC7C4"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70CF617F"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5EDC4749" w14:textId="77777777"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43A7A8FD"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14:paraId="120ADA37" w14:textId="77777777"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14:paraId="45621D76"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14:paraId="60111B85"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14:paraId="0B59AD7D" w14:textId="77777777" w:rsidR="00AB1E90" w:rsidRPr="00AB1E90" w:rsidRDefault="00AB1E90" w:rsidP="001D2695">
      <w:pPr>
        <w:jc w:val="left"/>
        <w:rPr>
          <w:rFonts w:ascii="Palatino Linotype" w:hAnsi="Palatino Linotype" w:cs="Times New Roman"/>
          <w:sz w:val="28"/>
          <w:szCs w:val="48"/>
        </w:rPr>
      </w:pPr>
    </w:p>
    <w:p w14:paraId="0A6144AB" w14:textId="77777777" w:rsidR="00AB1E90" w:rsidRPr="00AB1E90" w:rsidRDefault="00AB1E90" w:rsidP="001D2695">
      <w:pPr>
        <w:jc w:val="left"/>
        <w:rPr>
          <w:rFonts w:ascii="Palatino Linotype" w:hAnsi="Palatino Linotype" w:cs="Times New Roman"/>
          <w:sz w:val="28"/>
          <w:szCs w:val="48"/>
        </w:rPr>
      </w:pPr>
    </w:p>
    <w:p w14:paraId="509406B2" w14:textId="77777777" w:rsidR="00AB1E90" w:rsidRDefault="00AB1E90" w:rsidP="001D2695">
      <w:pPr>
        <w:jc w:val="left"/>
        <w:rPr>
          <w:rFonts w:ascii="Palatino Linotype" w:hAnsi="Palatino Linotype" w:cs="Times New Roman"/>
          <w:b/>
          <w:sz w:val="2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14:paraId="4052F92E" w14:textId="77777777" w:rsidTr="00977DE3">
        <w:tc>
          <w:tcPr>
            <w:tcW w:w="3256" w:type="dxa"/>
          </w:tcPr>
          <w:p w14:paraId="59D1CBCE"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14:paraId="60848250"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Challenges in Implementing an Epsilon Driver for </w:t>
            </w:r>
            <w:proofErr w:type="spellStart"/>
            <w:r w:rsidRPr="00AF4C28">
              <w:rPr>
                <w:rFonts w:ascii="Palatino Linotype" w:hAnsi="Palatino Linotype" w:cs="Times New Roman"/>
                <w:sz w:val="28"/>
                <w:szCs w:val="48"/>
              </w:rPr>
              <w:t>Astah</w:t>
            </w:r>
            <w:proofErr w:type="spellEnd"/>
            <w:r w:rsidRPr="00AF4C28">
              <w:rPr>
                <w:rFonts w:ascii="Palatino Linotype" w:hAnsi="Palatino Linotype" w:cs="Times New Roman"/>
                <w:sz w:val="28"/>
                <w:szCs w:val="48"/>
              </w:rPr>
              <w:t xml:space="preserve"> GSN</w:t>
            </w:r>
          </w:p>
          <w:p w14:paraId="56882727" w14:textId="77777777" w:rsidR="00977DE3" w:rsidRPr="00AF4C28" w:rsidRDefault="00977DE3" w:rsidP="001D2695">
            <w:pPr>
              <w:jc w:val="left"/>
              <w:rPr>
                <w:rFonts w:ascii="Palatino Linotype" w:hAnsi="Palatino Linotype" w:cs="Times New Roman"/>
                <w:sz w:val="28"/>
                <w:szCs w:val="48"/>
              </w:rPr>
            </w:pPr>
          </w:p>
        </w:tc>
      </w:tr>
      <w:tr w:rsidR="00977DE3" w14:paraId="78035762" w14:textId="77777777" w:rsidTr="00977DE3">
        <w:tc>
          <w:tcPr>
            <w:tcW w:w="3256" w:type="dxa"/>
          </w:tcPr>
          <w:p w14:paraId="4A2E36C6"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14:paraId="69F81455"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14:paraId="6D30E8E0"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14:paraId="0862DE14"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14:paraId="53EE4CC0" w14:textId="77777777" w:rsidR="00977DE3" w:rsidRPr="00AF4C28" w:rsidRDefault="00977DE3" w:rsidP="001D2695">
            <w:pPr>
              <w:jc w:val="left"/>
              <w:rPr>
                <w:rFonts w:ascii="Palatino Linotype" w:hAnsi="Palatino Linotype" w:cs="Times New Roman"/>
                <w:sz w:val="28"/>
                <w:szCs w:val="48"/>
              </w:rPr>
            </w:pPr>
          </w:p>
        </w:tc>
      </w:tr>
      <w:tr w:rsidR="00977DE3" w14:paraId="57B03DC3" w14:textId="77777777" w:rsidTr="00977DE3">
        <w:tc>
          <w:tcPr>
            <w:tcW w:w="3256" w:type="dxa"/>
          </w:tcPr>
          <w:p w14:paraId="333C518C" w14:textId="77777777"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14:paraId="2C1146F2" w14:textId="77777777" w:rsidR="00977DE3" w:rsidRDefault="00977DE3" w:rsidP="001D2695">
            <w:pPr>
              <w:jc w:val="left"/>
              <w:rPr>
                <w:rFonts w:ascii="Palatino Linotype" w:hAnsi="Palatino Linotype" w:cs="Times New Roman"/>
                <w:b/>
                <w:sz w:val="28"/>
                <w:szCs w:val="48"/>
              </w:rPr>
            </w:pPr>
          </w:p>
        </w:tc>
        <w:tc>
          <w:tcPr>
            <w:tcW w:w="6140" w:type="dxa"/>
          </w:tcPr>
          <w:p w14:paraId="2DDB78A6" w14:textId="77777777"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14:paraId="3C35872C" w14:textId="77777777" w:rsidTr="00977DE3">
        <w:tc>
          <w:tcPr>
            <w:tcW w:w="3256" w:type="dxa"/>
          </w:tcPr>
          <w:p w14:paraId="1F3E4A4B"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14:paraId="33B4DAAA" w14:textId="77777777" w:rsidR="00977DE3" w:rsidRPr="00AF4C28" w:rsidRDefault="00977DE3" w:rsidP="001D2695">
            <w:pPr>
              <w:jc w:val="left"/>
              <w:rPr>
                <w:rFonts w:ascii="Palatino Linotype" w:hAnsi="Palatino Linotype" w:cs="Times New Roman"/>
                <w:sz w:val="28"/>
                <w:szCs w:val="48"/>
              </w:rPr>
            </w:pPr>
          </w:p>
        </w:tc>
      </w:tr>
    </w:tbl>
    <w:p w14:paraId="6C8F6D89" w14:textId="77777777" w:rsidR="00977DE3" w:rsidRDefault="00977DE3" w:rsidP="001D2695">
      <w:pPr>
        <w:jc w:val="left"/>
        <w:rPr>
          <w:rFonts w:ascii="Palatino Linotype" w:hAnsi="Palatino Linotype" w:cs="Times New Roman"/>
          <w:b/>
          <w:sz w:val="28"/>
          <w:szCs w:val="48"/>
        </w:rPr>
      </w:pPr>
    </w:p>
    <w:p w14:paraId="556A16B5" w14:textId="77777777"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14:paraId="61F5F3FF" w14:textId="77777777" w:rsidR="0059724E" w:rsidRPr="00204182" w:rsidRDefault="0059724E" w:rsidP="00204182">
      <w:pPr>
        <w:pStyle w:val="Heading1"/>
      </w:pPr>
      <w:bookmarkStart w:id="0" w:name="_Toc46500764"/>
      <w:r w:rsidRPr="00204182">
        <w:lastRenderedPageBreak/>
        <w:t>ABSTRACT</w:t>
      </w:r>
      <w:bookmarkEnd w:id="0"/>
    </w:p>
    <w:p w14:paraId="339E5A19" w14:textId="77777777" w:rsidR="0012402B" w:rsidRDefault="0012402B" w:rsidP="000A0058">
      <w:pPr>
        <w:jc w:val="left"/>
      </w:pPr>
    </w:p>
    <w:p w14:paraId="5CF35077" w14:textId="77777777" w:rsidR="0059724E" w:rsidRPr="0059724E" w:rsidRDefault="00DA5E26" w:rsidP="0012402B">
      <w:r>
        <w:t xml:space="preserve">Model-Driven Engineering (MDE) methods are increasingly used </w:t>
      </w:r>
      <w:ins w:id="1" w:author="Paige, Richard" w:date="2020-07-29T16:36:00Z">
        <w:r w:rsidR="002439DA">
          <w:t>for</w:t>
        </w:r>
      </w:ins>
      <w:del w:id="2" w:author="Paige, Richard" w:date="2020-07-29T16:36:00Z">
        <w:r w:rsidDel="002439DA">
          <w:delText>in</w:delText>
        </w:r>
      </w:del>
      <w:r>
        <w:t xml:space="preserve"> </w:t>
      </w:r>
      <w:del w:id="3" w:author="Paige, Richard" w:date="2020-07-29T16:36:00Z">
        <w:r w:rsidDel="002439DA">
          <w:delText xml:space="preserve">the </w:delText>
        </w:r>
      </w:del>
      <w:r>
        <w:t>Safety-Critical software systems development</w:t>
      </w:r>
      <w:del w:id="4" w:author="Paige, Richard" w:date="2020-07-29T16:36:00Z">
        <w:r w:rsidDel="002439DA">
          <w:delText xml:space="preserve"> area</w:delText>
        </w:r>
      </w:del>
      <w:r>
        <w:t xml:space="preserve">. Goal Structuring Notation (GSN) diagrams are one of the most used models </w:t>
      </w:r>
      <w:del w:id="5" w:author="Paige, Richard" w:date="2020-07-29T16:36:00Z">
        <w:r w:rsidDel="002439DA">
          <w:delText xml:space="preserve">in this sector </w:delText>
        </w:r>
      </w:del>
      <w:r>
        <w:t xml:space="preserve">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w:t>
      </w:r>
      <w:proofErr w:type="spellStart"/>
      <w:r>
        <w:t>Astah</w:t>
      </w:r>
      <w:proofErr w:type="spellEnd"/>
      <w:r>
        <w:t xml:space="preserve"> GSN is one of the most advanced pieces of commercial software for working with GSN diagrams, however, there is no Epsilon driver for </w:t>
      </w:r>
      <w:proofErr w:type="spellStart"/>
      <w:r>
        <w:t>Astah</w:t>
      </w:r>
      <w:proofErr w:type="spellEnd"/>
      <w:r>
        <w:t xml:space="preserve"> GSN. In this project, a new Epsilon driver for </w:t>
      </w:r>
      <w:proofErr w:type="spellStart"/>
      <w:r>
        <w:t>Astah</w:t>
      </w:r>
      <w:proofErr w:type="spellEnd"/>
      <w:r>
        <w:t xml:space="preserve">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14:paraId="7D62C7D5" w14:textId="77777777" w:rsidR="001D51A1" w:rsidRPr="00993D4F" w:rsidRDefault="00A225A6" w:rsidP="00204182">
          <w:pPr>
            <w:pStyle w:val="TOCHeading"/>
            <w:rPr>
              <w:rStyle w:val="Heading1Char"/>
              <w:color w:val="auto"/>
            </w:rPr>
          </w:pPr>
          <w:r w:rsidRPr="00993D4F">
            <w:rPr>
              <w:rStyle w:val="Heading1Char"/>
              <w:color w:val="auto"/>
            </w:rPr>
            <w:t>CONTENTS</w:t>
          </w:r>
        </w:p>
        <w:p w14:paraId="51993814" w14:textId="77777777" w:rsidR="00A225A6" w:rsidRPr="00A225A6" w:rsidRDefault="00A225A6" w:rsidP="00A225A6">
          <w:pPr>
            <w:rPr>
              <w:lang w:eastAsia="en-CA"/>
            </w:rPr>
          </w:pPr>
        </w:p>
        <w:p w14:paraId="7E094149" w14:textId="77777777" w:rsidR="00112E63" w:rsidRDefault="001D51A1">
          <w:pPr>
            <w:pStyle w:val="TOC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6500764" w:history="1">
            <w:r w:rsidR="00112E63" w:rsidRPr="000534B5">
              <w:rPr>
                <w:rStyle w:val="Hyperlink"/>
                <w:noProof/>
              </w:rPr>
              <w:t>ABSTRACT</w:t>
            </w:r>
            <w:r w:rsidR="00112E63">
              <w:rPr>
                <w:noProof/>
                <w:webHidden/>
              </w:rPr>
              <w:tab/>
            </w:r>
            <w:r w:rsidR="00112E63">
              <w:rPr>
                <w:noProof/>
                <w:webHidden/>
              </w:rPr>
              <w:fldChar w:fldCharType="begin"/>
            </w:r>
            <w:r w:rsidR="00112E63">
              <w:rPr>
                <w:noProof/>
                <w:webHidden/>
              </w:rPr>
              <w:instrText xml:space="preserve"> PAGEREF _Toc46500764 \h </w:instrText>
            </w:r>
            <w:r w:rsidR="00112E63">
              <w:rPr>
                <w:noProof/>
                <w:webHidden/>
              </w:rPr>
            </w:r>
            <w:r w:rsidR="00112E63">
              <w:rPr>
                <w:noProof/>
                <w:webHidden/>
              </w:rPr>
              <w:fldChar w:fldCharType="separate"/>
            </w:r>
            <w:r w:rsidR="006A1561">
              <w:rPr>
                <w:noProof/>
                <w:webHidden/>
              </w:rPr>
              <w:t>3</w:t>
            </w:r>
            <w:r w:rsidR="00112E63">
              <w:rPr>
                <w:noProof/>
                <w:webHidden/>
              </w:rPr>
              <w:fldChar w:fldCharType="end"/>
            </w:r>
          </w:hyperlink>
        </w:p>
        <w:p w14:paraId="441A8E8C"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65" w:history="1">
            <w:r w:rsidR="00112E63" w:rsidRPr="000534B5">
              <w:rPr>
                <w:rStyle w:val="Hyperlink"/>
                <w:noProof/>
              </w:rPr>
              <w:t>1.</w:t>
            </w:r>
            <w:r w:rsidR="00112E63">
              <w:rPr>
                <w:rFonts w:asciiTheme="minorHAnsi" w:eastAsiaTheme="minorEastAsia" w:hAnsiTheme="minorHAnsi"/>
                <w:noProof/>
                <w:sz w:val="22"/>
                <w:lang w:eastAsia="en-CA"/>
              </w:rPr>
              <w:tab/>
            </w:r>
            <w:r w:rsidR="00112E63" w:rsidRPr="000534B5">
              <w:rPr>
                <w:rStyle w:val="Hyperlink"/>
                <w:noProof/>
              </w:rPr>
              <w:t>INTRODUCTION</w:t>
            </w:r>
            <w:r w:rsidR="00112E63">
              <w:rPr>
                <w:noProof/>
                <w:webHidden/>
              </w:rPr>
              <w:tab/>
            </w:r>
            <w:r w:rsidR="00112E63">
              <w:rPr>
                <w:noProof/>
                <w:webHidden/>
              </w:rPr>
              <w:fldChar w:fldCharType="begin"/>
            </w:r>
            <w:r w:rsidR="00112E63">
              <w:rPr>
                <w:noProof/>
                <w:webHidden/>
              </w:rPr>
              <w:instrText xml:space="preserve"> PAGEREF _Toc46500765 \h </w:instrText>
            </w:r>
            <w:r w:rsidR="00112E63">
              <w:rPr>
                <w:noProof/>
                <w:webHidden/>
              </w:rPr>
            </w:r>
            <w:r w:rsidR="00112E63">
              <w:rPr>
                <w:noProof/>
                <w:webHidden/>
              </w:rPr>
              <w:fldChar w:fldCharType="separate"/>
            </w:r>
            <w:r w:rsidR="006A1561">
              <w:rPr>
                <w:noProof/>
                <w:webHidden/>
              </w:rPr>
              <w:t>6</w:t>
            </w:r>
            <w:r w:rsidR="00112E63">
              <w:rPr>
                <w:noProof/>
                <w:webHidden/>
              </w:rPr>
              <w:fldChar w:fldCharType="end"/>
            </w:r>
          </w:hyperlink>
        </w:p>
        <w:p w14:paraId="49DB629B"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66" w:history="1">
            <w:r w:rsidR="00112E63" w:rsidRPr="000534B5">
              <w:rPr>
                <w:rStyle w:val="Hyperlink"/>
                <w:noProof/>
              </w:rPr>
              <w:t>2.</w:t>
            </w:r>
            <w:r w:rsidR="00112E63">
              <w:rPr>
                <w:rFonts w:asciiTheme="minorHAnsi" w:eastAsiaTheme="minorEastAsia" w:hAnsiTheme="minorHAnsi"/>
                <w:noProof/>
                <w:sz w:val="22"/>
                <w:lang w:eastAsia="en-CA"/>
              </w:rPr>
              <w:tab/>
            </w:r>
            <w:r w:rsidR="00112E63" w:rsidRPr="000534B5">
              <w:rPr>
                <w:rStyle w:val="Hyperlink"/>
                <w:noProof/>
              </w:rPr>
              <w:t>RELATED WORK</w:t>
            </w:r>
            <w:r w:rsidR="00112E63">
              <w:rPr>
                <w:noProof/>
                <w:webHidden/>
              </w:rPr>
              <w:tab/>
            </w:r>
            <w:r w:rsidR="00112E63">
              <w:rPr>
                <w:noProof/>
                <w:webHidden/>
              </w:rPr>
              <w:fldChar w:fldCharType="begin"/>
            </w:r>
            <w:r w:rsidR="00112E63">
              <w:rPr>
                <w:noProof/>
                <w:webHidden/>
              </w:rPr>
              <w:instrText xml:space="preserve"> PAGEREF _Toc46500766 \h </w:instrText>
            </w:r>
            <w:r w:rsidR="00112E63">
              <w:rPr>
                <w:noProof/>
                <w:webHidden/>
              </w:rPr>
            </w:r>
            <w:r w:rsidR="00112E63">
              <w:rPr>
                <w:noProof/>
                <w:webHidden/>
              </w:rPr>
              <w:fldChar w:fldCharType="separate"/>
            </w:r>
            <w:r w:rsidR="006A1561">
              <w:rPr>
                <w:noProof/>
                <w:webHidden/>
              </w:rPr>
              <w:t>7</w:t>
            </w:r>
            <w:r w:rsidR="00112E63">
              <w:rPr>
                <w:noProof/>
                <w:webHidden/>
              </w:rPr>
              <w:fldChar w:fldCharType="end"/>
            </w:r>
          </w:hyperlink>
        </w:p>
        <w:p w14:paraId="0062B4AC"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67" w:history="1">
            <w:r w:rsidR="00112E63" w:rsidRPr="000534B5">
              <w:rPr>
                <w:rStyle w:val="Hyperlink"/>
                <w:noProof/>
              </w:rPr>
              <w:t>2.1.</w:t>
            </w:r>
            <w:r w:rsidR="00112E63">
              <w:rPr>
                <w:rFonts w:asciiTheme="minorHAnsi" w:eastAsiaTheme="minorEastAsia" w:hAnsiTheme="minorHAnsi"/>
                <w:noProof/>
                <w:sz w:val="22"/>
                <w:lang w:eastAsia="en-CA"/>
              </w:rPr>
              <w:tab/>
            </w:r>
            <w:r w:rsidR="00112E63" w:rsidRPr="000534B5">
              <w:rPr>
                <w:rStyle w:val="Hyperlink"/>
                <w:noProof/>
              </w:rPr>
              <w:t>Model-Driven Engineering</w:t>
            </w:r>
            <w:r w:rsidR="00112E63">
              <w:rPr>
                <w:noProof/>
                <w:webHidden/>
              </w:rPr>
              <w:tab/>
            </w:r>
            <w:r w:rsidR="00112E63">
              <w:rPr>
                <w:noProof/>
                <w:webHidden/>
              </w:rPr>
              <w:fldChar w:fldCharType="begin"/>
            </w:r>
            <w:r w:rsidR="00112E63">
              <w:rPr>
                <w:noProof/>
                <w:webHidden/>
              </w:rPr>
              <w:instrText xml:space="preserve"> PAGEREF _Toc46500767 \h </w:instrText>
            </w:r>
            <w:r w:rsidR="00112E63">
              <w:rPr>
                <w:noProof/>
                <w:webHidden/>
              </w:rPr>
            </w:r>
            <w:r w:rsidR="00112E63">
              <w:rPr>
                <w:noProof/>
                <w:webHidden/>
              </w:rPr>
              <w:fldChar w:fldCharType="separate"/>
            </w:r>
            <w:r w:rsidR="006A1561">
              <w:rPr>
                <w:noProof/>
                <w:webHidden/>
              </w:rPr>
              <w:t>7</w:t>
            </w:r>
            <w:r w:rsidR="00112E63">
              <w:rPr>
                <w:noProof/>
                <w:webHidden/>
              </w:rPr>
              <w:fldChar w:fldCharType="end"/>
            </w:r>
          </w:hyperlink>
        </w:p>
        <w:p w14:paraId="65B9CE39"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68" w:history="1">
            <w:r w:rsidR="00112E63" w:rsidRPr="000534B5">
              <w:rPr>
                <w:rStyle w:val="Hyperlink"/>
                <w:noProof/>
              </w:rPr>
              <w:t>2.2.</w:t>
            </w:r>
            <w:r w:rsidR="00112E63">
              <w:rPr>
                <w:rFonts w:asciiTheme="minorHAnsi" w:eastAsiaTheme="minorEastAsia" w:hAnsiTheme="minorHAnsi"/>
                <w:noProof/>
                <w:sz w:val="22"/>
                <w:lang w:eastAsia="en-CA"/>
              </w:rPr>
              <w:tab/>
            </w:r>
            <w:r w:rsidR="00112E63" w:rsidRPr="000534B5">
              <w:rPr>
                <w:rStyle w:val="Hyperlink"/>
                <w:noProof/>
              </w:rPr>
              <w:t>Safety Cases &amp; Goal Structuring Notation</w:t>
            </w:r>
            <w:r w:rsidR="00112E63">
              <w:rPr>
                <w:noProof/>
                <w:webHidden/>
              </w:rPr>
              <w:tab/>
            </w:r>
            <w:r w:rsidR="00112E63">
              <w:rPr>
                <w:noProof/>
                <w:webHidden/>
              </w:rPr>
              <w:fldChar w:fldCharType="begin"/>
            </w:r>
            <w:r w:rsidR="00112E63">
              <w:rPr>
                <w:noProof/>
                <w:webHidden/>
              </w:rPr>
              <w:instrText xml:space="preserve"> PAGEREF _Toc46500768 \h </w:instrText>
            </w:r>
            <w:r w:rsidR="00112E63">
              <w:rPr>
                <w:noProof/>
                <w:webHidden/>
              </w:rPr>
            </w:r>
            <w:r w:rsidR="00112E63">
              <w:rPr>
                <w:noProof/>
                <w:webHidden/>
              </w:rPr>
              <w:fldChar w:fldCharType="separate"/>
            </w:r>
            <w:r w:rsidR="006A1561">
              <w:rPr>
                <w:noProof/>
                <w:webHidden/>
              </w:rPr>
              <w:t>8</w:t>
            </w:r>
            <w:r w:rsidR="00112E63">
              <w:rPr>
                <w:noProof/>
                <w:webHidden/>
              </w:rPr>
              <w:fldChar w:fldCharType="end"/>
            </w:r>
          </w:hyperlink>
        </w:p>
        <w:p w14:paraId="24295333"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69" w:history="1">
            <w:r w:rsidR="00112E63" w:rsidRPr="000534B5">
              <w:rPr>
                <w:rStyle w:val="Hyperlink"/>
                <w:noProof/>
              </w:rPr>
              <w:t>2.3.</w:t>
            </w:r>
            <w:r w:rsidR="00112E63">
              <w:rPr>
                <w:rFonts w:asciiTheme="minorHAnsi" w:eastAsiaTheme="minorEastAsia" w:hAnsiTheme="minorHAnsi"/>
                <w:noProof/>
                <w:sz w:val="22"/>
                <w:lang w:eastAsia="en-CA"/>
              </w:rPr>
              <w:tab/>
            </w:r>
            <w:r w:rsidR="00112E63" w:rsidRPr="000534B5">
              <w:rPr>
                <w:rStyle w:val="Hyperlink"/>
                <w:noProof/>
              </w:rPr>
              <w:t>Epsilon</w:t>
            </w:r>
            <w:r w:rsidR="00112E63">
              <w:rPr>
                <w:noProof/>
                <w:webHidden/>
              </w:rPr>
              <w:tab/>
            </w:r>
            <w:r w:rsidR="00112E63">
              <w:rPr>
                <w:noProof/>
                <w:webHidden/>
              </w:rPr>
              <w:fldChar w:fldCharType="begin"/>
            </w:r>
            <w:r w:rsidR="00112E63">
              <w:rPr>
                <w:noProof/>
                <w:webHidden/>
              </w:rPr>
              <w:instrText xml:space="preserve"> PAGEREF _Toc46500769 \h </w:instrText>
            </w:r>
            <w:r w:rsidR="00112E63">
              <w:rPr>
                <w:noProof/>
                <w:webHidden/>
              </w:rPr>
            </w:r>
            <w:r w:rsidR="00112E63">
              <w:rPr>
                <w:noProof/>
                <w:webHidden/>
              </w:rPr>
              <w:fldChar w:fldCharType="separate"/>
            </w:r>
            <w:r w:rsidR="006A1561">
              <w:rPr>
                <w:noProof/>
                <w:webHidden/>
              </w:rPr>
              <w:t>10</w:t>
            </w:r>
            <w:r w:rsidR="00112E63">
              <w:rPr>
                <w:noProof/>
                <w:webHidden/>
              </w:rPr>
              <w:fldChar w:fldCharType="end"/>
            </w:r>
          </w:hyperlink>
        </w:p>
        <w:p w14:paraId="6069A25E"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70" w:history="1">
            <w:r w:rsidR="00112E63" w:rsidRPr="000534B5">
              <w:rPr>
                <w:rStyle w:val="Hyperlink"/>
                <w:noProof/>
              </w:rPr>
              <w:t>3.</w:t>
            </w:r>
            <w:r w:rsidR="00112E63">
              <w:rPr>
                <w:rFonts w:asciiTheme="minorHAnsi" w:eastAsiaTheme="minorEastAsia" w:hAnsiTheme="minorHAnsi"/>
                <w:noProof/>
                <w:sz w:val="22"/>
                <w:lang w:eastAsia="en-CA"/>
              </w:rPr>
              <w:tab/>
            </w:r>
            <w:r w:rsidR="00112E63" w:rsidRPr="000534B5">
              <w:rPr>
                <w:rStyle w:val="Hyperlink"/>
                <w:noProof/>
              </w:rPr>
              <w:t>REQUIREMENTS</w:t>
            </w:r>
            <w:r w:rsidR="00112E63">
              <w:rPr>
                <w:noProof/>
                <w:webHidden/>
              </w:rPr>
              <w:tab/>
            </w:r>
            <w:r w:rsidR="00112E63">
              <w:rPr>
                <w:noProof/>
                <w:webHidden/>
              </w:rPr>
              <w:fldChar w:fldCharType="begin"/>
            </w:r>
            <w:r w:rsidR="00112E63">
              <w:rPr>
                <w:noProof/>
                <w:webHidden/>
              </w:rPr>
              <w:instrText xml:space="preserve"> PAGEREF _Toc46500770 \h </w:instrText>
            </w:r>
            <w:r w:rsidR="00112E63">
              <w:rPr>
                <w:noProof/>
                <w:webHidden/>
              </w:rPr>
            </w:r>
            <w:r w:rsidR="00112E63">
              <w:rPr>
                <w:noProof/>
                <w:webHidden/>
              </w:rPr>
              <w:fldChar w:fldCharType="separate"/>
            </w:r>
            <w:r w:rsidR="006A1561">
              <w:rPr>
                <w:noProof/>
                <w:webHidden/>
              </w:rPr>
              <w:t>11</w:t>
            </w:r>
            <w:r w:rsidR="00112E63">
              <w:rPr>
                <w:noProof/>
                <w:webHidden/>
              </w:rPr>
              <w:fldChar w:fldCharType="end"/>
            </w:r>
          </w:hyperlink>
        </w:p>
        <w:p w14:paraId="4F86DDFE"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71" w:history="1">
            <w:r w:rsidR="00112E63" w:rsidRPr="000534B5">
              <w:rPr>
                <w:rStyle w:val="Hyperlink"/>
                <w:noProof/>
              </w:rPr>
              <w:t>4.</w:t>
            </w:r>
            <w:r w:rsidR="00112E63">
              <w:rPr>
                <w:rFonts w:asciiTheme="minorHAnsi" w:eastAsiaTheme="minorEastAsia" w:hAnsiTheme="minorHAnsi"/>
                <w:noProof/>
                <w:sz w:val="22"/>
                <w:lang w:eastAsia="en-CA"/>
              </w:rPr>
              <w:tab/>
            </w:r>
            <w:r w:rsidR="00112E63" w:rsidRPr="000534B5">
              <w:rPr>
                <w:rStyle w:val="Hyperlink"/>
                <w:noProof/>
              </w:rPr>
              <w:t>DESIGN</w:t>
            </w:r>
            <w:r w:rsidR="00112E63">
              <w:rPr>
                <w:noProof/>
                <w:webHidden/>
              </w:rPr>
              <w:tab/>
            </w:r>
            <w:r w:rsidR="00112E63">
              <w:rPr>
                <w:noProof/>
                <w:webHidden/>
              </w:rPr>
              <w:fldChar w:fldCharType="begin"/>
            </w:r>
            <w:r w:rsidR="00112E63">
              <w:rPr>
                <w:noProof/>
                <w:webHidden/>
              </w:rPr>
              <w:instrText xml:space="preserve"> PAGEREF _Toc46500771 \h </w:instrText>
            </w:r>
            <w:r w:rsidR="00112E63">
              <w:rPr>
                <w:noProof/>
                <w:webHidden/>
              </w:rPr>
            </w:r>
            <w:r w:rsidR="00112E63">
              <w:rPr>
                <w:noProof/>
                <w:webHidden/>
              </w:rPr>
              <w:fldChar w:fldCharType="separate"/>
            </w:r>
            <w:r w:rsidR="006A1561">
              <w:rPr>
                <w:noProof/>
                <w:webHidden/>
              </w:rPr>
              <w:t>13</w:t>
            </w:r>
            <w:r w:rsidR="00112E63">
              <w:rPr>
                <w:noProof/>
                <w:webHidden/>
              </w:rPr>
              <w:fldChar w:fldCharType="end"/>
            </w:r>
          </w:hyperlink>
        </w:p>
        <w:p w14:paraId="03FF3E0E"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2" w:history="1">
            <w:r w:rsidR="00112E63" w:rsidRPr="000534B5">
              <w:rPr>
                <w:rStyle w:val="Hyperlink"/>
                <w:noProof/>
              </w:rPr>
              <w:t>4.1.</w:t>
            </w:r>
            <w:r w:rsidR="00112E63">
              <w:rPr>
                <w:rFonts w:asciiTheme="minorHAnsi" w:eastAsiaTheme="minorEastAsia" w:hAnsiTheme="minorHAnsi"/>
                <w:noProof/>
                <w:sz w:val="22"/>
                <w:lang w:eastAsia="en-CA"/>
              </w:rPr>
              <w:tab/>
            </w:r>
            <w:r w:rsidR="00112E63" w:rsidRPr="000534B5">
              <w:rPr>
                <w:rStyle w:val="Hyperlink"/>
                <w:noProof/>
              </w:rPr>
              <w:t>Implementing an Epsilon Driver for a Commercial Tool</w:t>
            </w:r>
            <w:r w:rsidR="00112E63">
              <w:rPr>
                <w:noProof/>
                <w:webHidden/>
              </w:rPr>
              <w:tab/>
            </w:r>
            <w:r w:rsidR="00112E63">
              <w:rPr>
                <w:noProof/>
                <w:webHidden/>
              </w:rPr>
              <w:fldChar w:fldCharType="begin"/>
            </w:r>
            <w:r w:rsidR="00112E63">
              <w:rPr>
                <w:noProof/>
                <w:webHidden/>
              </w:rPr>
              <w:instrText xml:space="preserve"> PAGEREF _Toc46500772 \h </w:instrText>
            </w:r>
            <w:r w:rsidR="00112E63">
              <w:rPr>
                <w:noProof/>
                <w:webHidden/>
              </w:rPr>
            </w:r>
            <w:r w:rsidR="00112E63">
              <w:rPr>
                <w:noProof/>
                <w:webHidden/>
              </w:rPr>
              <w:fldChar w:fldCharType="separate"/>
            </w:r>
            <w:r w:rsidR="006A1561">
              <w:rPr>
                <w:noProof/>
                <w:webHidden/>
              </w:rPr>
              <w:t>14</w:t>
            </w:r>
            <w:r w:rsidR="00112E63">
              <w:rPr>
                <w:noProof/>
                <w:webHidden/>
              </w:rPr>
              <w:fldChar w:fldCharType="end"/>
            </w:r>
          </w:hyperlink>
        </w:p>
        <w:p w14:paraId="71FC5E53"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3" w:history="1">
            <w:r w:rsidR="00112E63" w:rsidRPr="000534B5">
              <w:rPr>
                <w:rStyle w:val="Hyperlink"/>
                <w:noProof/>
              </w:rPr>
              <w:t>4.2.</w:t>
            </w:r>
            <w:r w:rsidR="00112E63">
              <w:rPr>
                <w:rFonts w:asciiTheme="minorHAnsi" w:eastAsiaTheme="minorEastAsia" w:hAnsiTheme="minorHAnsi"/>
                <w:noProof/>
                <w:sz w:val="22"/>
                <w:lang w:eastAsia="en-CA"/>
              </w:rPr>
              <w:tab/>
            </w:r>
            <w:r w:rsidR="00112E63" w:rsidRPr="000534B5">
              <w:rPr>
                <w:rStyle w:val="Hyperlink"/>
                <w:noProof/>
              </w:rPr>
              <w:t>XMI File and Element Attributes</w:t>
            </w:r>
            <w:r w:rsidR="00112E63">
              <w:rPr>
                <w:noProof/>
                <w:webHidden/>
              </w:rPr>
              <w:tab/>
            </w:r>
            <w:r w:rsidR="00112E63">
              <w:rPr>
                <w:noProof/>
                <w:webHidden/>
              </w:rPr>
              <w:fldChar w:fldCharType="begin"/>
            </w:r>
            <w:r w:rsidR="00112E63">
              <w:rPr>
                <w:noProof/>
                <w:webHidden/>
              </w:rPr>
              <w:instrText xml:space="preserve"> PAGEREF _Toc46500773 \h </w:instrText>
            </w:r>
            <w:r w:rsidR="00112E63">
              <w:rPr>
                <w:noProof/>
                <w:webHidden/>
              </w:rPr>
            </w:r>
            <w:r w:rsidR="00112E63">
              <w:rPr>
                <w:noProof/>
                <w:webHidden/>
              </w:rPr>
              <w:fldChar w:fldCharType="separate"/>
            </w:r>
            <w:r w:rsidR="006A1561">
              <w:rPr>
                <w:noProof/>
                <w:webHidden/>
              </w:rPr>
              <w:t>14</w:t>
            </w:r>
            <w:r w:rsidR="00112E63">
              <w:rPr>
                <w:noProof/>
                <w:webHidden/>
              </w:rPr>
              <w:fldChar w:fldCharType="end"/>
            </w:r>
          </w:hyperlink>
        </w:p>
        <w:p w14:paraId="79BB7BAD"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4" w:history="1">
            <w:r w:rsidR="00112E63" w:rsidRPr="000534B5">
              <w:rPr>
                <w:rStyle w:val="Hyperlink"/>
                <w:noProof/>
              </w:rPr>
              <w:t>4.3.</w:t>
            </w:r>
            <w:r w:rsidR="00112E63">
              <w:rPr>
                <w:rFonts w:asciiTheme="minorHAnsi" w:eastAsiaTheme="minorEastAsia" w:hAnsiTheme="minorHAnsi"/>
                <w:noProof/>
                <w:sz w:val="22"/>
                <w:lang w:eastAsia="en-CA"/>
              </w:rPr>
              <w:tab/>
            </w:r>
            <w:r w:rsidR="00112E63" w:rsidRPr="000534B5">
              <w:rPr>
                <w:rStyle w:val="Hyperlink"/>
                <w:noProof/>
              </w:rPr>
              <w:t>Using the Epsilon HTML Driver</w:t>
            </w:r>
            <w:r w:rsidR="00112E63">
              <w:rPr>
                <w:noProof/>
                <w:webHidden/>
              </w:rPr>
              <w:tab/>
            </w:r>
            <w:r w:rsidR="00112E63">
              <w:rPr>
                <w:noProof/>
                <w:webHidden/>
              </w:rPr>
              <w:fldChar w:fldCharType="begin"/>
            </w:r>
            <w:r w:rsidR="00112E63">
              <w:rPr>
                <w:noProof/>
                <w:webHidden/>
              </w:rPr>
              <w:instrText xml:space="preserve"> PAGEREF _Toc46500774 \h </w:instrText>
            </w:r>
            <w:r w:rsidR="00112E63">
              <w:rPr>
                <w:noProof/>
                <w:webHidden/>
              </w:rPr>
            </w:r>
            <w:r w:rsidR="00112E63">
              <w:rPr>
                <w:noProof/>
                <w:webHidden/>
              </w:rPr>
              <w:fldChar w:fldCharType="separate"/>
            </w:r>
            <w:r w:rsidR="006A1561">
              <w:rPr>
                <w:noProof/>
                <w:webHidden/>
              </w:rPr>
              <w:t>16</w:t>
            </w:r>
            <w:r w:rsidR="00112E63">
              <w:rPr>
                <w:noProof/>
                <w:webHidden/>
              </w:rPr>
              <w:fldChar w:fldCharType="end"/>
            </w:r>
          </w:hyperlink>
        </w:p>
        <w:p w14:paraId="2884A0D9"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5" w:history="1">
            <w:r w:rsidR="00112E63" w:rsidRPr="000534B5">
              <w:rPr>
                <w:rStyle w:val="Hyperlink"/>
                <w:noProof/>
              </w:rPr>
              <w:t>4.4.</w:t>
            </w:r>
            <w:r w:rsidR="00112E63">
              <w:rPr>
                <w:rFonts w:asciiTheme="minorHAnsi" w:eastAsiaTheme="minorEastAsia" w:hAnsiTheme="minorHAnsi"/>
                <w:noProof/>
                <w:sz w:val="22"/>
                <w:lang w:eastAsia="en-CA"/>
              </w:rPr>
              <w:tab/>
            </w:r>
            <w:r w:rsidR="00112E63" w:rsidRPr="000534B5">
              <w:rPr>
                <w:rStyle w:val="Hyperlink"/>
                <w:noProof/>
              </w:rPr>
              <w:t>Using the Epsilon Plain-XML Driver</w:t>
            </w:r>
            <w:r w:rsidR="00112E63">
              <w:rPr>
                <w:noProof/>
                <w:webHidden/>
              </w:rPr>
              <w:tab/>
            </w:r>
            <w:r w:rsidR="00112E63">
              <w:rPr>
                <w:noProof/>
                <w:webHidden/>
              </w:rPr>
              <w:fldChar w:fldCharType="begin"/>
            </w:r>
            <w:r w:rsidR="00112E63">
              <w:rPr>
                <w:noProof/>
                <w:webHidden/>
              </w:rPr>
              <w:instrText xml:space="preserve"> PAGEREF _Toc46500775 \h </w:instrText>
            </w:r>
            <w:r w:rsidR="00112E63">
              <w:rPr>
                <w:noProof/>
                <w:webHidden/>
              </w:rPr>
            </w:r>
            <w:r w:rsidR="00112E63">
              <w:rPr>
                <w:noProof/>
                <w:webHidden/>
              </w:rPr>
              <w:fldChar w:fldCharType="separate"/>
            </w:r>
            <w:r w:rsidR="006A1561">
              <w:rPr>
                <w:noProof/>
                <w:webHidden/>
              </w:rPr>
              <w:t>17</w:t>
            </w:r>
            <w:r w:rsidR="00112E63">
              <w:rPr>
                <w:noProof/>
                <w:webHidden/>
              </w:rPr>
              <w:fldChar w:fldCharType="end"/>
            </w:r>
          </w:hyperlink>
        </w:p>
        <w:p w14:paraId="031B6832"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6" w:history="1">
            <w:r w:rsidR="00112E63" w:rsidRPr="000534B5">
              <w:rPr>
                <w:rStyle w:val="Hyperlink"/>
                <w:noProof/>
              </w:rPr>
              <w:t>4.5.</w:t>
            </w:r>
            <w:r w:rsidR="00112E63">
              <w:rPr>
                <w:rFonts w:asciiTheme="minorHAnsi" w:eastAsiaTheme="minorEastAsia" w:hAnsiTheme="minorHAnsi"/>
                <w:noProof/>
                <w:sz w:val="22"/>
                <w:lang w:eastAsia="en-CA"/>
              </w:rPr>
              <w:tab/>
            </w:r>
            <w:r w:rsidR="00112E63" w:rsidRPr="000534B5">
              <w:rPr>
                <w:rStyle w:val="Hyperlink"/>
                <w:noProof/>
              </w:rPr>
              <w:t>Determining Element Types in the XMI File</w:t>
            </w:r>
            <w:r w:rsidR="00112E63">
              <w:rPr>
                <w:noProof/>
                <w:webHidden/>
              </w:rPr>
              <w:tab/>
            </w:r>
            <w:r w:rsidR="00112E63">
              <w:rPr>
                <w:noProof/>
                <w:webHidden/>
              </w:rPr>
              <w:fldChar w:fldCharType="begin"/>
            </w:r>
            <w:r w:rsidR="00112E63">
              <w:rPr>
                <w:noProof/>
                <w:webHidden/>
              </w:rPr>
              <w:instrText xml:space="preserve"> PAGEREF _Toc46500776 \h </w:instrText>
            </w:r>
            <w:r w:rsidR="00112E63">
              <w:rPr>
                <w:noProof/>
                <w:webHidden/>
              </w:rPr>
            </w:r>
            <w:r w:rsidR="00112E63">
              <w:rPr>
                <w:noProof/>
                <w:webHidden/>
              </w:rPr>
              <w:fldChar w:fldCharType="separate"/>
            </w:r>
            <w:r w:rsidR="006A1561">
              <w:rPr>
                <w:noProof/>
                <w:webHidden/>
              </w:rPr>
              <w:t>18</w:t>
            </w:r>
            <w:r w:rsidR="00112E63">
              <w:rPr>
                <w:noProof/>
                <w:webHidden/>
              </w:rPr>
              <w:fldChar w:fldCharType="end"/>
            </w:r>
          </w:hyperlink>
        </w:p>
        <w:p w14:paraId="4D7904F4"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7" w:history="1">
            <w:r w:rsidR="00112E63" w:rsidRPr="000534B5">
              <w:rPr>
                <w:rStyle w:val="Hyperlink"/>
                <w:noProof/>
              </w:rPr>
              <w:t>4.6.</w:t>
            </w:r>
            <w:r w:rsidR="00112E63">
              <w:rPr>
                <w:rFonts w:asciiTheme="minorHAnsi" w:eastAsiaTheme="minorEastAsia" w:hAnsiTheme="minorHAnsi"/>
                <w:noProof/>
                <w:sz w:val="22"/>
                <w:lang w:eastAsia="en-CA"/>
              </w:rPr>
              <w:tab/>
            </w:r>
            <w:r w:rsidR="00112E63" w:rsidRPr="000534B5">
              <w:rPr>
                <w:rStyle w:val="Hyperlink"/>
                <w:noProof/>
              </w:rPr>
              <w:t>Problems with Astah GSN XMI Files</w:t>
            </w:r>
            <w:r w:rsidR="00112E63">
              <w:rPr>
                <w:noProof/>
                <w:webHidden/>
              </w:rPr>
              <w:tab/>
            </w:r>
            <w:r w:rsidR="00112E63">
              <w:rPr>
                <w:noProof/>
                <w:webHidden/>
              </w:rPr>
              <w:fldChar w:fldCharType="begin"/>
            </w:r>
            <w:r w:rsidR="00112E63">
              <w:rPr>
                <w:noProof/>
                <w:webHidden/>
              </w:rPr>
              <w:instrText xml:space="preserve"> PAGEREF _Toc46500777 \h </w:instrText>
            </w:r>
            <w:r w:rsidR="00112E63">
              <w:rPr>
                <w:noProof/>
                <w:webHidden/>
              </w:rPr>
            </w:r>
            <w:r w:rsidR="00112E63">
              <w:rPr>
                <w:noProof/>
                <w:webHidden/>
              </w:rPr>
              <w:fldChar w:fldCharType="separate"/>
            </w:r>
            <w:r w:rsidR="006A1561">
              <w:rPr>
                <w:noProof/>
                <w:webHidden/>
              </w:rPr>
              <w:t>20</w:t>
            </w:r>
            <w:r w:rsidR="00112E63">
              <w:rPr>
                <w:noProof/>
                <w:webHidden/>
              </w:rPr>
              <w:fldChar w:fldCharType="end"/>
            </w:r>
          </w:hyperlink>
        </w:p>
        <w:p w14:paraId="36BFE6BA"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78" w:history="1">
            <w:r w:rsidR="00112E63" w:rsidRPr="000534B5">
              <w:rPr>
                <w:rStyle w:val="Hyperlink"/>
                <w:noProof/>
              </w:rPr>
              <w:t>5.</w:t>
            </w:r>
            <w:r w:rsidR="00112E63">
              <w:rPr>
                <w:rFonts w:asciiTheme="minorHAnsi" w:eastAsiaTheme="minorEastAsia" w:hAnsiTheme="minorHAnsi"/>
                <w:noProof/>
                <w:sz w:val="22"/>
                <w:lang w:eastAsia="en-CA"/>
              </w:rPr>
              <w:tab/>
            </w:r>
            <w:r w:rsidR="00112E63" w:rsidRPr="000534B5">
              <w:rPr>
                <w:rStyle w:val="Hyperlink"/>
                <w:noProof/>
              </w:rPr>
              <w:t>IMPLEMENTATION</w:t>
            </w:r>
            <w:r w:rsidR="00112E63">
              <w:rPr>
                <w:noProof/>
                <w:webHidden/>
              </w:rPr>
              <w:tab/>
            </w:r>
            <w:r w:rsidR="00112E63">
              <w:rPr>
                <w:noProof/>
                <w:webHidden/>
              </w:rPr>
              <w:fldChar w:fldCharType="begin"/>
            </w:r>
            <w:r w:rsidR="00112E63">
              <w:rPr>
                <w:noProof/>
                <w:webHidden/>
              </w:rPr>
              <w:instrText xml:space="preserve"> PAGEREF _Toc46500778 \h </w:instrText>
            </w:r>
            <w:r w:rsidR="00112E63">
              <w:rPr>
                <w:noProof/>
                <w:webHidden/>
              </w:rPr>
            </w:r>
            <w:r w:rsidR="00112E63">
              <w:rPr>
                <w:noProof/>
                <w:webHidden/>
              </w:rPr>
              <w:fldChar w:fldCharType="separate"/>
            </w:r>
            <w:r w:rsidR="006A1561">
              <w:rPr>
                <w:noProof/>
                <w:webHidden/>
              </w:rPr>
              <w:t>21</w:t>
            </w:r>
            <w:r w:rsidR="00112E63">
              <w:rPr>
                <w:noProof/>
                <w:webHidden/>
              </w:rPr>
              <w:fldChar w:fldCharType="end"/>
            </w:r>
          </w:hyperlink>
        </w:p>
        <w:p w14:paraId="7B032F21"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79" w:history="1">
            <w:r w:rsidR="00112E63" w:rsidRPr="000534B5">
              <w:rPr>
                <w:rStyle w:val="Hyperlink"/>
                <w:noProof/>
              </w:rPr>
              <w:t>5.1.</w:t>
            </w:r>
            <w:r w:rsidR="00112E63">
              <w:rPr>
                <w:rFonts w:asciiTheme="minorHAnsi" w:eastAsiaTheme="minorEastAsia" w:hAnsiTheme="minorHAnsi"/>
                <w:noProof/>
                <w:sz w:val="22"/>
                <w:lang w:eastAsia="en-CA"/>
              </w:rPr>
              <w:tab/>
            </w:r>
            <w:r w:rsidR="00112E63" w:rsidRPr="000534B5">
              <w:rPr>
                <w:rStyle w:val="Hyperlink"/>
                <w:noProof/>
              </w:rPr>
              <w:t>GSN Model</w:t>
            </w:r>
            <w:r w:rsidR="00112E63">
              <w:rPr>
                <w:noProof/>
                <w:webHidden/>
              </w:rPr>
              <w:tab/>
            </w:r>
            <w:r w:rsidR="00112E63">
              <w:rPr>
                <w:noProof/>
                <w:webHidden/>
              </w:rPr>
              <w:fldChar w:fldCharType="begin"/>
            </w:r>
            <w:r w:rsidR="00112E63">
              <w:rPr>
                <w:noProof/>
                <w:webHidden/>
              </w:rPr>
              <w:instrText xml:space="preserve"> PAGEREF _Toc46500779 \h </w:instrText>
            </w:r>
            <w:r w:rsidR="00112E63">
              <w:rPr>
                <w:noProof/>
                <w:webHidden/>
              </w:rPr>
            </w:r>
            <w:r w:rsidR="00112E63">
              <w:rPr>
                <w:noProof/>
                <w:webHidden/>
              </w:rPr>
              <w:fldChar w:fldCharType="separate"/>
            </w:r>
            <w:r w:rsidR="006A1561">
              <w:rPr>
                <w:noProof/>
                <w:webHidden/>
              </w:rPr>
              <w:t>21</w:t>
            </w:r>
            <w:r w:rsidR="00112E63">
              <w:rPr>
                <w:noProof/>
                <w:webHidden/>
              </w:rPr>
              <w:fldChar w:fldCharType="end"/>
            </w:r>
          </w:hyperlink>
        </w:p>
        <w:p w14:paraId="443402B8"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80" w:history="1">
            <w:r w:rsidR="00112E63" w:rsidRPr="000534B5">
              <w:rPr>
                <w:rStyle w:val="Hyperlink"/>
                <w:noProof/>
              </w:rPr>
              <w:t>5.2.</w:t>
            </w:r>
            <w:r w:rsidR="00112E63">
              <w:rPr>
                <w:rFonts w:asciiTheme="minorHAnsi" w:eastAsiaTheme="minorEastAsia" w:hAnsiTheme="minorHAnsi"/>
                <w:noProof/>
                <w:sz w:val="22"/>
                <w:lang w:eastAsia="en-CA"/>
              </w:rPr>
              <w:tab/>
            </w:r>
            <w:r w:rsidR="00112E63" w:rsidRPr="000534B5">
              <w:rPr>
                <w:rStyle w:val="Hyperlink"/>
                <w:noProof/>
              </w:rPr>
              <w:t>GSN Property</w:t>
            </w:r>
            <w:r w:rsidR="00112E63">
              <w:rPr>
                <w:noProof/>
                <w:webHidden/>
              </w:rPr>
              <w:tab/>
            </w:r>
            <w:r w:rsidR="00112E63">
              <w:rPr>
                <w:noProof/>
                <w:webHidden/>
              </w:rPr>
              <w:fldChar w:fldCharType="begin"/>
            </w:r>
            <w:r w:rsidR="00112E63">
              <w:rPr>
                <w:noProof/>
                <w:webHidden/>
              </w:rPr>
              <w:instrText xml:space="preserve"> PAGEREF _Toc46500780 \h </w:instrText>
            </w:r>
            <w:r w:rsidR="00112E63">
              <w:rPr>
                <w:noProof/>
                <w:webHidden/>
              </w:rPr>
            </w:r>
            <w:r w:rsidR="00112E63">
              <w:rPr>
                <w:noProof/>
                <w:webHidden/>
              </w:rPr>
              <w:fldChar w:fldCharType="separate"/>
            </w:r>
            <w:r w:rsidR="006A1561">
              <w:rPr>
                <w:noProof/>
                <w:webHidden/>
              </w:rPr>
              <w:t>22</w:t>
            </w:r>
            <w:r w:rsidR="00112E63">
              <w:rPr>
                <w:noProof/>
                <w:webHidden/>
              </w:rPr>
              <w:fldChar w:fldCharType="end"/>
            </w:r>
          </w:hyperlink>
        </w:p>
        <w:p w14:paraId="1A591EE5"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81" w:history="1">
            <w:r w:rsidR="00112E63" w:rsidRPr="000534B5">
              <w:rPr>
                <w:rStyle w:val="Hyperlink"/>
                <w:noProof/>
              </w:rPr>
              <w:t>5.3.</w:t>
            </w:r>
            <w:r w:rsidR="00112E63">
              <w:rPr>
                <w:rFonts w:asciiTheme="minorHAnsi" w:eastAsiaTheme="minorEastAsia" w:hAnsiTheme="minorHAnsi"/>
                <w:noProof/>
                <w:sz w:val="22"/>
                <w:lang w:eastAsia="en-CA"/>
              </w:rPr>
              <w:tab/>
            </w:r>
            <w:r w:rsidR="00112E63" w:rsidRPr="000534B5">
              <w:rPr>
                <w:rStyle w:val="Hyperlink"/>
                <w:noProof/>
              </w:rPr>
              <w:t>GSN Property Type</w:t>
            </w:r>
            <w:r w:rsidR="00112E63">
              <w:rPr>
                <w:noProof/>
                <w:webHidden/>
              </w:rPr>
              <w:tab/>
            </w:r>
            <w:r w:rsidR="00112E63">
              <w:rPr>
                <w:noProof/>
                <w:webHidden/>
              </w:rPr>
              <w:fldChar w:fldCharType="begin"/>
            </w:r>
            <w:r w:rsidR="00112E63">
              <w:rPr>
                <w:noProof/>
                <w:webHidden/>
              </w:rPr>
              <w:instrText xml:space="preserve"> PAGEREF _Toc46500781 \h </w:instrText>
            </w:r>
            <w:r w:rsidR="00112E63">
              <w:rPr>
                <w:noProof/>
                <w:webHidden/>
              </w:rPr>
            </w:r>
            <w:r w:rsidR="00112E63">
              <w:rPr>
                <w:noProof/>
                <w:webHidden/>
              </w:rPr>
              <w:fldChar w:fldCharType="separate"/>
            </w:r>
            <w:r w:rsidR="006A1561">
              <w:rPr>
                <w:noProof/>
                <w:webHidden/>
              </w:rPr>
              <w:t>23</w:t>
            </w:r>
            <w:r w:rsidR="00112E63">
              <w:rPr>
                <w:noProof/>
                <w:webHidden/>
              </w:rPr>
              <w:fldChar w:fldCharType="end"/>
            </w:r>
          </w:hyperlink>
        </w:p>
        <w:p w14:paraId="6802E6B2"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82" w:history="1">
            <w:r w:rsidR="00112E63" w:rsidRPr="000534B5">
              <w:rPr>
                <w:rStyle w:val="Hyperlink"/>
                <w:noProof/>
              </w:rPr>
              <w:t>5.4.</w:t>
            </w:r>
            <w:r w:rsidR="00112E63">
              <w:rPr>
                <w:rFonts w:asciiTheme="minorHAnsi" w:eastAsiaTheme="minorEastAsia" w:hAnsiTheme="minorHAnsi"/>
                <w:noProof/>
                <w:sz w:val="22"/>
                <w:lang w:eastAsia="en-CA"/>
              </w:rPr>
              <w:tab/>
            </w:r>
            <w:r w:rsidR="00112E63" w:rsidRPr="000534B5">
              <w:rPr>
                <w:rStyle w:val="Hyperlink"/>
                <w:noProof/>
              </w:rPr>
              <w:t>GSN Property Getter</w:t>
            </w:r>
            <w:r w:rsidR="00112E63">
              <w:rPr>
                <w:noProof/>
                <w:webHidden/>
              </w:rPr>
              <w:tab/>
            </w:r>
            <w:r w:rsidR="00112E63">
              <w:rPr>
                <w:noProof/>
                <w:webHidden/>
              </w:rPr>
              <w:fldChar w:fldCharType="begin"/>
            </w:r>
            <w:r w:rsidR="00112E63">
              <w:rPr>
                <w:noProof/>
                <w:webHidden/>
              </w:rPr>
              <w:instrText xml:space="preserve"> PAGEREF _Toc46500782 \h </w:instrText>
            </w:r>
            <w:r w:rsidR="00112E63">
              <w:rPr>
                <w:noProof/>
                <w:webHidden/>
              </w:rPr>
            </w:r>
            <w:r w:rsidR="00112E63">
              <w:rPr>
                <w:noProof/>
                <w:webHidden/>
              </w:rPr>
              <w:fldChar w:fldCharType="separate"/>
            </w:r>
            <w:r w:rsidR="006A1561">
              <w:rPr>
                <w:noProof/>
                <w:webHidden/>
              </w:rPr>
              <w:t>23</w:t>
            </w:r>
            <w:r w:rsidR="00112E63">
              <w:rPr>
                <w:noProof/>
                <w:webHidden/>
              </w:rPr>
              <w:fldChar w:fldCharType="end"/>
            </w:r>
          </w:hyperlink>
        </w:p>
        <w:p w14:paraId="52591AA5"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83" w:history="1">
            <w:r w:rsidR="00112E63" w:rsidRPr="000534B5">
              <w:rPr>
                <w:rStyle w:val="Hyperlink"/>
                <w:noProof/>
              </w:rPr>
              <w:t>5.5.</w:t>
            </w:r>
            <w:r w:rsidR="00112E63">
              <w:rPr>
                <w:rFonts w:asciiTheme="minorHAnsi" w:eastAsiaTheme="minorEastAsia" w:hAnsiTheme="minorHAnsi"/>
                <w:noProof/>
                <w:sz w:val="22"/>
                <w:lang w:eastAsia="en-CA"/>
              </w:rPr>
              <w:tab/>
            </w:r>
            <w:r w:rsidR="00112E63" w:rsidRPr="000534B5">
              <w:rPr>
                <w:rStyle w:val="Hyperlink"/>
                <w:noProof/>
              </w:rPr>
              <w:t>GSN Property Setter</w:t>
            </w:r>
            <w:r w:rsidR="00112E63">
              <w:rPr>
                <w:noProof/>
                <w:webHidden/>
              </w:rPr>
              <w:tab/>
            </w:r>
            <w:r w:rsidR="00112E63">
              <w:rPr>
                <w:noProof/>
                <w:webHidden/>
              </w:rPr>
              <w:fldChar w:fldCharType="begin"/>
            </w:r>
            <w:r w:rsidR="00112E63">
              <w:rPr>
                <w:noProof/>
                <w:webHidden/>
              </w:rPr>
              <w:instrText xml:space="preserve"> PAGEREF _Toc46500783 \h </w:instrText>
            </w:r>
            <w:r w:rsidR="00112E63">
              <w:rPr>
                <w:noProof/>
                <w:webHidden/>
              </w:rPr>
            </w:r>
            <w:r w:rsidR="00112E63">
              <w:rPr>
                <w:noProof/>
                <w:webHidden/>
              </w:rPr>
              <w:fldChar w:fldCharType="separate"/>
            </w:r>
            <w:r w:rsidR="006A1561">
              <w:rPr>
                <w:noProof/>
                <w:webHidden/>
              </w:rPr>
              <w:t>27</w:t>
            </w:r>
            <w:r w:rsidR="00112E63">
              <w:rPr>
                <w:noProof/>
                <w:webHidden/>
              </w:rPr>
              <w:fldChar w:fldCharType="end"/>
            </w:r>
          </w:hyperlink>
        </w:p>
        <w:p w14:paraId="3F601FEE"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84" w:history="1">
            <w:r w:rsidR="00112E63" w:rsidRPr="000534B5">
              <w:rPr>
                <w:rStyle w:val="Hyperlink"/>
                <w:noProof/>
              </w:rPr>
              <w:t>6.</w:t>
            </w:r>
            <w:r w:rsidR="00112E63">
              <w:rPr>
                <w:rFonts w:asciiTheme="minorHAnsi" w:eastAsiaTheme="minorEastAsia" w:hAnsiTheme="minorHAnsi"/>
                <w:noProof/>
                <w:sz w:val="22"/>
                <w:lang w:eastAsia="en-CA"/>
              </w:rPr>
              <w:tab/>
            </w:r>
            <w:r w:rsidR="00112E63" w:rsidRPr="000534B5">
              <w:rPr>
                <w:rStyle w:val="Hyperlink"/>
                <w:noProof/>
              </w:rPr>
              <w:t>TESTING &amp; EVALUATION</w:t>
            </w:r>
            <w:r w:rsidR="00112E63">
              <w:rPr>
                <w:noProof/>
                <w:webHidden/>
              </w:rPr>
              <w:tab/>
            </w:r>
            <w:r w:rsidR="00112E63">
              <w:rPr>
                <w:noProof/>
                <w:webHidden/>
              </w:rPr>
              <w:fldChar w:fldCharType="begin"/>
            </w:r>
            <w:r w:rsidR="00112E63">
              <w:rPr>
                <w:noProof/>
                <w:webHidden/>
              </w:rPr>
              <w:instrText xml:space="preserve"> PAGEREF _Toc46500784 \h </w:instrText>
            </w:r>
            <w:r w:rsidR="00112E63">
              <w:rPr>
                <w:noProof/>
                <w:webHidden/>
              </w:rPr>
            </w:r>
            <w:r w:rsidR="00112E63">
              <w:rPr>
                <w:noProof/>
                <w:webHidden/>
              </w:rPr>
              <w:fldChar w:fldCharType="separate"/>
            </w:r>
            <w:r w:rsidR="006A1561">
              <w:rPr>
                <w:noProof/>
                <w:webHidden/>
              </w:rPr>
              <w:t>29</w:t>
            </w:r>
            <w:r w:rsidR="00112E63">
              <w:rPr>
                <w:noProof/>
                <w:webHidden/>
              </w:rPr>
              <w:fldChar w:fldCharType="end"/>
            </w:r>
          </w:hyperlink>
        </w:p>
        <w:p w14:paraId="65B5CE31"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85" w:history="1">
            <w:r w:rsidR="00112E63" w:rsidRPr="000534B5">
              <w:rPr>
                <w:rStyle w:val="Hyperlink"/>
                <w:noProof/>
              </w:rPr>
              <w:t>6.1.</w:t>
            </w:r>
            <w:r w:rsidR="00112E63">
              <w:rPr>
                <w:rFonts w:asciiTheme="minorHAnsi" w:eastAsiaTheme="minorEastAsia" w:hAnsiTheme="minorHAnsi"/>
                <w:noProof/>
                <w:sz w:val="22"/>
                <w:lang w:eastAsia="en-CA"/>
              </w:rPr>
              <w:tab/>
            </w:r>
            <w:r w:rsidR="00112E63" w:rsidRPr="000534B5">
              <w:rPr>
                <w:rStyle w:val="Hyperlink"/>
                <w:noProof/>
              </w:rPr>
              <w:t>How to Use Astah GSN Driver?</w:t>
            </w:r>
            <w:r w:rsidR="00112E63">
              <w:rPr>
                <w:noProof/>
                <w:webHidden/>
              </w:rPr>
              <w:tab/>
            </w:r>
            <w:r w:rsidR="00112E63">
              <w:rPr>
                <w:noProof/>
                <w:webHidden/>
              </w:rPr>
              <w:fldChar w:fldCharType="begin"/>
            </w:r>
            <w:r w:rsidR="00112E63">
              <w:rPr>
                <w:noProof/>
                <w:webHidden/>
              </w:rPr>
              <w:instrText xml:space="preserve"> PAGEREF _Toc46500785 \h </w:instrText>
            </w:r>
            <w:r w:rsidR="00112E63">
              <w:rPr>
                <w:noProof/>
                <w:webHidden/>
              </w:rPr>
            </w:r>
            <w:r w:rsidR="00112E63">
              <w:rPr>
                <w:noProof/>
                <w:webHidden/>
              </w:rPr>
              <w:fldChar w:fldCharType="separate"/>
            </w:r>
            <w:r w:rsidR="006A1561">
              <w:rPr>
                <w:noProof/>
                <w:webHidden/>
              </w:rPr>
              <w:t>29</w:t>
            </w:r>
            <w:r w:rsidR="00112E63">
              <w:rPr>
                <w:noProof/>
                <w:webHidden/>
              </w:rPr>
              <w:fldChar w:fldCharType="end"/>
            </w:r>
          </w:hyperlink>
        </w:p>
        <w:p w14:paraId="0AB41AC0"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86" w:history="1">
            <w:r w:rsidR="00112E63" w:rsidRPr="000534B5">
              <w:rPr>
                <w:rStyle w:val="Hyperlink"/>
                <w:noProof/>
              </w:rPr>
              <w:t>6.1.1.</w:t>
            </w:r>
            <w:r w:rsidR="00112E63">
              <w:rPr>
                <w:rFonts w:asciiTheme="minorHAnsi" w:eastAsiaTheme="minorEastAsia" w:hAnsiTheme="minorHAnsi"/>
                <w:noProof/>
                <w:sz w:val="22"/>
                <w:lang w:eastAsia="en-CA"/>
              </w:rPr>
              <w:tab/>
            </w:r>
            <w:r w:rsidR="00112E63" w:rsidRPr="000534B5">
              <w:rPr>
                <w:rStyle w:val="Hyperlink"/>
                <w:noProof/>
              </w:rPr>
              <w:t>Loading the Astah GSN Model into Epsilon</w:t>
            </w:r>
            <w:r w:rsidR="00112E63">
              <w:rPr>
                <w:noProof/>
                <w:webHidden/>
              </w:rPr>
              <w:tab/>
            </w:r>
            <w:r w:rsidR="00112E63">
              <w:rPr>
                <w:noProof/>
                <w:webHidden/>
              </w:rPr>
              <w:fldChar w:fldCharType="begin"/>
            </w:r>
            <w:r w:rsidR="00112E63">
              <w:rPr>
                <w:noProof/>
                <w:webHidden/>
              </w:rPr>
              <w:instrText xml:space="preserve"> PAGEREF _Toc46500786 \h </w:instrText>
            </w:r>
            <w:r w:rsidR="00112E63">
              <w:rPr>
                <w:noProof/>
                <w:webHidden/>
              </w:rPr>
            </w:r>
            <w:r w:rsidR="00112E63">
              <w:rPr>
                <w:noProof/>
                <w:webHidden/>
              </w:rPr>
              <w:fldChar w:fldCharType="separate"/>
            </w:r>
            <w:r w:rsidR="006A1561">
              <w:rPr>
                <w:noProof/>
                <w:webHidden/>
              </w:rPr>
              <w:t>29</w:t>
            </w:r>
            <w:r w:rsidR="00112E63">
              <w:rPr>
                <w:noProof/>
                <w:webHidden/>
              </w:rPr>
              <w:fldChar w:fldCharType="end"/>
            </w:r>
          </w:hyperlink>
        </w:p>
        <w:p w14:paraId="3A72EF46"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87" w:history="1">
            <w:r w:rsidR="00112E63" w:rsidRPr="000534B5">
              <w:rPr>
                <w:rStyle w:val="Hyperlink"/>
                <w:noProof/>
              </w:rPr>
              <w:t>6.1.2.</w:t>
            </w:r>
            <w:r w:rsidR="00112E63">
              <w:rPr>
                <w:rFonts w:asciiTheme="minorHAnsi" w:eastAsiaTheme="minorEastAsia" w:hAnsiTheme="minorHAnsi"/>
                <w:noProof/>
                <w:sz w:val="22"/>
                <w:lang w:eastAsia="en-CA"/>
              </w:rPr>
              <w:tab/>
            </w:r>
            <w:r w:rsidR="00112E63" w:rsidRPr="000534B5">
              <w:rPr>
                <w:rStyle w:val="Hyperlink"/>
                <w:noProof/>
              </w:rPr>
              <w:t>Reading/Accessing GSN Models with EOL</w:t>
            </w:r>
            <w:r w:rsidR="00112E63">
              <w:rPr>
                <w:noProof/>
                <w:webHidden/>
              </w:rPr>
              <w:tab/>
            </w:r>
            <w:r w:rsidR="00112E63">
              <w:rPr>
                <w:noProof/>
                <w:webHidden/>
              </w:rPr>
              <w:fldChar w:fldCharType="begin"/>
            </w:r>
            <w:r w:rsidR="00112E63">
              <w:rPr>
                <w:noProof/>
                <w:webHidden/>
              </w:rPr>
              <w:instrText xml:space="preserve"> PAGEREF _Toc46500787 \h </w:instrText>
            </w:r>
            <w:r w:rsidR="00112E63">
              <w:rPr>
                <w:noProof/>
                <w:webHidden/>
              </w:rPr>
            </w:r>
            <w:r w:rsidR="00112E63">
              <w:rPr>
                <w:noProof/>
                <w:webHidden/>
              </w:rPr>
              <w:fldChar w:fldCharType="separate"/>
            </w:r>
            <w:r w:rsidR="006A1561">
              <w:rPr>
                <w:noProof/>
                <w:webHidden/>
              </w:rPr>
              <w:t>32</w:t>
            </w:r>
            <w:r w:rsidR="00112E63">
              <w:rPr>
                <w:noProof/>
                <w:webHidden/>
              </w:rPr>
              <w:fldChar w:fldCharType="end"/>
            </w:r>
          </w:hyperlink>
        </w:p>
        <w:p w14:paraId="66521AC2"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88" w:history="1">
            <w:r w:rsidR="00112E63" w:rsidRPr="000534B5">
              <w:rPr>
                <w:rStyle w:val="Hyperlink"/>
                <w:noProof/>
              </w:rPr>
              <w:t>6.1.3.</w:t>
            </w:r>
            <w:r w:rsidR="00112E63">
              <w:rPr>
                <w:rFonts w:asciiTheme="minorHAnsi" w:eastAsiaTheme="minorEastAsia" w:hAnsiTheme="minorHAnsi"/>
                <w:noProof/>
                <w:sz w:val="22"/>
                <w:lang w:eastAsia="en-CA"/>
              </w:rPr>
              <w:tab/>
            </w:r>
            <w:r w:rsidR="00112E63" w:rsidRPr="000534B5">
              <w:rPr>
                <w:rStyle w:val="Hyperlink"/>
                <w:noProof/>
              </w:rPr>
              <w:t>Updating GSN Models with EOL</w:t>
            </w:r>
            <w:r w:rsidR="00112E63">
              <w:rPr>
                <w:noProof/>
                <w:webHidden/>
              </w:rPr>
              <w:tab/>
            </w:r>
            <w:r w:rsidR="00112E63">
              <w:rPr>
                <w:noProof/>
                <w:webHidden/>
              </w:rPr>
              <w:fldChar w:fldCharType="begin"/>
            </w:r>
            <w:r w:rsidR="00112E63">
              <w:rPr>
                <w:noProof/>
                <w:webHidden/>
              </w:rPr>
              <w:instrText xml:space="preserve"> PAGEREF _Toc46500788 \h </w:instrText>
            </w:r>
            <w:r w:rsidR="00112E63">
              <w:rPr>
                <w:noProof/>
                <w:webHidden/>
              </w:rPr>
            </w:r>
            <w:r w:rsidR="00112E63">
              <w:rPr>
                <w:noProof/>
                <w:webHidden/>
              </w:rPr>
              <w:fldChar w:fldCharType="separate"/>
            </w:r>
            <w:r w:rsidR="006A1561">
              <w:rPr>
                <w:noProof/>
                <w:webHidden/>
              </w:rPr>
              <w:t>33</w:t>
            </w:r>
            <w:r w:rsidR="00112E63">
              <w:rPr>
                <w:noProof/>
                <w:webHidden/>
              </w:rPr>
              <w:fldChar w:fldCharType="end"/>
            </w:r>
          </w:hyperlink>
        </w:p>
        <w:p w14:paraId="76D96581"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89" w:history="1">
            <w:r w:rsidR="00112E63" w:rsidRPr="000534B5">
              <w:rPr>
                <w:rStyle w:val="Hyperlink"/>
                <w:noProof/>
              </w:rPr>
              <w:t>6.1.4.</w:t>
            </w:r>
            <w:r w:rsidR="00112E63">
              <w:rPr>
                <w:rFonts w:asciiTheme="minorHAnsi" w:eastAsiaTheme="minorEastAsia" w:hAnsiTheme="minorHAnsi"/>
                <w:noProof/>
                <w:sz w:val="22"/>
                <w:lang w:eastAsia="en-CA"/>
              </w:rPr>
              <w:tab/>
            </w:r>
            <w:r w:rsidR="00112E63" w:rsidRPr="000534B5">
              <w:rPr>
                <w:rStyle w:val="Hyperlink"/>
                <w:noProof/>
              </w:rPr>
              <w:t>Creating New Elements in GSN Model with EOL</w:t>
            </w:r>
            <w:r w:rsidR="00112E63">
              <w:rPr>
                <w:noProof/>
                <w:webHidden/>
              </w:rPr>
              <w:tab/>
            </w:r>
            <w:r w:rsidR="00112E63">
              <w:rPr>
                <w:noProof/>
                <w:webHidden/>
              </w:rPr>
              <w:fldChar w:fldCharType="begin"/>
            </w:r>
            <w:r w:rsidR="00112E63">
              <w:rPr>
                <w:noProof/>
                <w:webHidden/>
              </w:rPr>
              <w:instrText xml:space="preserve"> PAGEREF _Toc46500789 \h </w:instrText>
            </w:r>
            <w:r w:rsidR="00112E63">
              <w:rPr>
                <w:noProof/>
                <w:webHidden/>
              </w:rPr>
            </w:r>
            <w:r w:rsidR="00112E63">
              <w:rPr>
                <w:noProof/>
                <w:webHidden/>
              </w:rPr>
              <w:fldChar w:fldCharType="separate"/>
            </w:r>
            <w:r w:rsidR="006A1561">
              <w:rPr>
                <w:noProof/>
                <w:webHidden/>
              </w:rPr>
              <w:t>34</w:t>
            </w:r>
            <w:r w:rsidR="00112E63">
              <w:rPr>
                <w:noProof/>
                <w:webHidden/>
              </w:rPr>
              <w:fldChar w:fldCharType="end"/>
            </w:r>
          </w:hyperlink>
        </w:p>
        <w:p w14:paraId="0D180EB0"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90" w:history="1">
            <w:r w:rsidR="00112E63" w:rsidRPr="000534B5">
              <w:rPr>
                <w:rStyle w:val="Hyperlink"/>
                <w:noProof/>
              </w:rPr>
              <w:t>6.1.5.</w:t>
            </w:r>
            <w:r w:rsidR="00112E63">
              <w:rPr>
                <w:rFonts w:asciiTheme="minorHAnsi" w:eastAsiaTheme="minorEastAsia" w:hAnsiTheme="minorHAnsi"/>
                <w:noProof/>
                <w:sz w:val="22"/>
                <w:lang w:eastAsia="en-CA"/>
              </w:rPr>
              <w:tab/>
            </w:r>
            <w:r w:rsidR="00112E63" w:rsidRPr="000534B5">
              <w:rPr>
                <w:rStyle w:val="Hyperlink"/>
                <w:noProof/>
              </w:rPr>
              <w:t>Deleting Elements in GSN Model with EOL</w:t>
            </w:r>
            <w:r w:rsidR="00112E63">
              <w:rPr>
                <w:noProof/>
                <w:webHidden/>
              </w:rPr>
              <w:tab/>
            </w:r>
            <w:r w:rsidR="00112E63">
              <w:rPr>
                <w:noProof/>
                <w:webHidden/>
              </w:rPr>
              <w:fldChar w:fldCharType="begin"/>
            </w:r>
            <w:r w:rsidR="00112E63">
              <w:rPr>
                <w:noProof/>
                <w:webHidden/>
              </w:rPr>
              <w:instrText xml:space="preserve"> PAGEREF _Toc46500790 \h </w:instrText>
            </w:r>
            <w:r w:rsidR="00112E63">
              <w:rPr>
                <w:noProof/>
                <w:webHidden/>
              </w:rPr>
            </w:r>
            <w:r w:rsidR="00112E63">
              <w:rPr>
                <w:noProof/>
                <w:webHidden/>
              </w:rPr>
              <w:fldChar w:fldCharType="separate"/>
            </w:r>
            <w:r w:rsidR="006A1561">
              <w:rPr>
                <w:noProof/>
                <w:webHidden/>
              </w:rPr>
              <w:t>35</w:t>
            </w:r>
            <w:r w:rsidR="00112E63">
              <w:rPr>
                <w:noProof/>
                <w:webHidden/>
              </w:rPr>
              <w:fldChar w:fldCharType="end"/>
            </w:r>
          </w:hyperlink>
        </w:p>
        <w:p w14:paraId="6EF81D1F"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91" w:history="1">
            <w:r w:rsidR="00112E63" w:rsidRPr="000534B5">
              <w:rPr>
                <w:rStyle w:val="Hyperlink"/>
                <w:noProof/>
              </w:rPr>
              <w:t>6.1.6.</w:t>
            </w:r>
            <w:r w:rsidR="00112E63">
              <w:rPr>
                <w:rFonts w:asciiTheme="minorHAnsi" w:eastAsiaTheme="minorEastAsia" w:hAnsiTheme="minorHAnsi"/>
                <w:noProof/>
                <w:sz w:val="22"/>
                <w:lang w:eastAsia="en-CA"/>
              </w:rPr>
              <w:tab/>
            </w:r>
            <w:r w:rsidR="00112E63" w:rsidRPr="000534B5">
              <w:rPr>
                <w:rStyle w:val="Hyperlink"/>
                <w:noProof/>
              </w:rPr>
              <w:t>Epsilon Validation Language (EVL) Usage</w:t>
            </w:r>
            <w:r w:rsidR="00112E63">
              <w:rPr>
                <w:noProof/>
                <w:webHidden/>
              </w:rPr>
              <w:tab/>
            </w:r>
            <w:r w:rsidR="00112E63">
              <w:rPr>
                <w:noProof/>
                <w:webHidden/>
              </w:rPr>
              <w:fldChar w:fldCharType="begin"/>
            </w:r>
            <w:r w:rsidR="00112E63">
              <w:rPr>
                <w:noProof/>
                <w:webHidden/>
              </w:rPr>
              <w:instrText xml:space="preserve"> PAGEREF _Toc46500791 \h </w:instrText>
            </w:r>
            <w:r w:rsidR="00112E63">
              <w:rPr>
                <w:noProof/>
                <w:webHidden/>
              </w:rPr>
            </w:r>
            <w:r w:rsidR="00112E63">
              <w:rPr>
                <w:noProof/>
                <w:webHidden/>
              </w:rPr>
              <w:fldChar w:fldCharType="separate"/>
            </w:r>
            <w:r w:rsidR="006A1561">
              <w:rPr>
                <w:noProof/>
                <w:webHidden/>
              </w:rPr>
              <w:t>35</w:t>
            </w:r>
            <w:r w:rsidR="00112E63">
              <w:rPr>
                <w:noProof/>
                <w:webHidden/>
              </w:rPr>
              <w:fldChar w:fldCharType="end"/>
            </w:r>
          </w:hyperlink>
        </w:p>
        <w:p w14:paraId="3F822E64"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92" w:history="1">
            <w:r w:rsidR="00112E63" w:rsidRPr="000534B5">
              <w:rPr>
                <w:rStyle w:val="Hyperlink"/>
                <w:noProof/>
              </w:rPr>
              <w:t>6.1.7.</w:t>
            </w:r>
            <w:r w:rsidR="00112E63">
              <w:rPr>
                <w:rFonts w:asciiTheme="minorHAnsi" w:eastAsiaTheme="minorEastAsia" w:hAnsiTheme="minorHAnsi"/>
                <w:noProof/>
                <w:sz w:val="22"/>
                <w:lang w:eastAsia="en-CA"/>
              </w:rPr>
              <w:tab/>
            </w:r>
            <w:r w:rsidR="00112E63" w:rsidRPr="000534B5">
              <w:rPr>
                <w:rStyle w:val="Hyperlink"/>
                <w:noProof/>
              </w:rPr>
              <w:t>Epsilon Code Generation Language (EGL) Usage</w:t>
            </w:r>
            <w:r w:rsidR="00112E63">
              <w:rPr>
                <w:noProof/>
                <w:webHidden/>
              </w:rPr>
              <w:tab/>
            </w:r>
            <w:r w:rsidR="00112E63">
              <w:rPr>
                <w:noProof/>
                <w:webHidden/>
              </w:rPr>
              <w:fldChar w:fldCharType="begin"/>
            </w:r>
            <w:r w:rsidR="00112E63">
              <w:rPr>
                <w:noProof/>
                <w:webHidden/>
              </w:rPr>
              <w:instrText xml:space="preserve"> PAGEREF _Toc46500792 \h </w:instrText>
            </w:r>
            <w:r w:rsidR="00112E63">
              <w:rPr>
                <w:noProof/>
                <w:webHidden/>
              </w:rPr>
            </w:r>
            <w:r w:rsidR="00112E63">
              <w:rPr>
                <w:noProof/>
                <w:webHidden/>
              </w:rPr>
              <w:fldChar w:fldCharType="separate"/>
            </w:r>
            <w:r w:rsidR="006A1561">
              <w:rPr>
                <w:noProof/>
                <w:webHidden/>
              </w:rPr>
              <w:t>36</w:t>
            </w:r>
            <w:r w:rsidR="00112E63">
              <w:rPr>
                <w:noProof/>
                <w:webHidden/>
              </w:rPr>
              <w:fldChar w:fldCharType="end"/>
            </w:r>
          </w:hyperlink>
        </w:p>
        <w:p w14:paraId="003A7D30"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93" w:history="1">
            <w:r w:rsidR="00112E63" w:rsidRPr="000534B5">
              <w:rPr>
                <w:rStyle w:val="Hyperlink"/>
                <w:noProof/>
              </w:rPr>
              <w:t>6.1.8.</w:t>
            </w:r>
            <w:r w:rsidR="00112E63">
              <w:rPr>
                <w:rFonts w:asciiTheme="minorHAnsi" w:eastAsiaTheme="minorEastAsia" w:hAnsiTheme="minorHAnsi"/>
                <w:noProof/>
                <w:sz w:val="22"/>
                <w:lang w:eastAsia="en-CA"/>
              </w:rPr>
              <w:tab/>
            </w:r>
            <w:r w:rsidR="00112E63" w:rsidRPr="000534B5">
              <w:rPr>
                <w:rStyle w:val="Hyperlink"/>
                <w:noProof/>
              </w:rPr>
              <w:t>Epsilon Transformation Language (ETL) Usage</w:t>
            </w:r>
            <w:r w:rsidR="00112E63">
              <w:rPr>
                <w:noProof/>
                <w:webHidden/>
              </w:rPr>
              <w:tab/>
            </w:r>
            <w:r w:rsidR="00112E63">
              <w:rPr>
                <w:noProof/>
                <w:webHidden/>
              </w:rPr>
              <w:fldChar w:fldCharType="begin"/>
            </w:r>
            <w:r w:rsidR="00112E63">
              <w:rPr>
                <w:noProof/>
                <w:webHidden/>
              </w:rPr>
              <w:instrText xml:space="preserve"> PAGEREF _Toc46500793 \h </w:instrText>
            </w:r>
            <w:r w:rsidR="00112E63">
              <w:rPr>
                <w:noProof/>
                <w:webHidden/>
              </w:rPr>
            </w:r>
            <w:r w:rsidR="00112E63">
              <w:rPr>
                <w:noProof/>
                <w:webHidden/>
              </w:rPr>
              <w:fldChar w:fldCharType="separate"/>
            </w:r>
            <w:r w:rsidR="006A1561">
              <w:rPr>
                <w:noProof/>
                <w:webHidden/>
              </w:rPr>
              <w:t>37</w:t>
            </w:r>
            <w:r w:rsidR="00112E63">
              <w:rPr>
                <w:noProof/>
                <w:webHidden/>
              </w:rPr>
              <w:fldChar w:fldCharType="end"/>
            </w:r>
          </w:hyperlink>
        </w:p>
        <w:p w14:paraId="5EE13928"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94" w:history="1">
            <w:r w:rsidR="00112E63" w:rsidRPr="000534B5">
              <w:rPr>
                <w:rStyle w:val="Hyperlink"/>
                <w:noProof/>
              </w:rPr>
              <w:t>6.2.</w:t>
            </w:r>
            <w:r w:rsidR="00112E63">
              <w:rPr>
                <w:rFonts w:asciiTheme="minorHAnsi" w:eastAsiaTheme="minorEastAsia" w:hAnsiTheme="minorHAnsi"/>
                <w:noProof/>
                <w:sz w:val="22"/>
                <w:lang w:eastAsia="en-CA"/>
              </w:rPr>
              <w:tab/>
            </w:r>
            <w:r w:rsidR="00112E63" w:rsidRPr="000534B5">
              <w:rPr>
                <w:rStyle w:val="Hyperlink"/>
                <w:noProof/>
              </w:rPr>
              <w:t>GSN Model Examples with Epsilon</w:t>
            </w:r>
            <w:r w:rsidR="00112E63">
              <w:rPr>
                <w:noProof/>
                <w:webHidden/>
              </w:rPr>
              <w:tab/>
            </w:r>
            <w:r w:rsidR="00112E63">
              <w:rPr>
                <w:noProof/>
                <w:webHidden/>
              </w:rPr>
              <w:fldChar w:fldCharType="begin"/>
            </w:r>
            <w:r w:rsidR="00112E63">
              <w:rPr>
                <w:noProof/>
                <w:webHidden/>
              </w:rPr>
              <w:instrText xml:space="preserve"> PAGEREF _Toc46500794 \h </w:instrText>
            </w:r>
            <w:r w:rsidR="00112E63">
              <w:rPr>
                <w:noProof/>
                <w:webHidden/>
              </w:rPr>
            </w:r>
            <w:r w:rsidR="00112E63">
              <w:rPr>
                <w:noProof/>
                <w:webHidden/>
              </w:rPr>
              <w:fldChar w:fldCharType="separate"/>
            </w:r>
            <w:r w:rsidR="006A1561">
              <w:rPr>
                <w:noProof/>
                <w:webHidden/>
              </w:rPr>
              <w:t>37</w:t>
            </w:r>
            <w:r w:rsidR="00112E63">
              <w:rPr>
                <w:noProof/>
                <w:webHidden/>
              </w:rPr>
              <w:fldChar w:fldCharType="end"/>
            </w:r>
          </w:hyperlink>
        </w:p>
        <w:p w14:paraId="015A9F82"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95" w:history="1">
            <w:r w:rsidR="00112E63" w:rsidRPr="000534B5">
              <w:rPr>
                <w:rStyle w:val="Hyperlink"/>
                <w:noProof/>
              </w:rPr>
              <w:t>6.2.1.</w:t>
            </w:r>
            <w:r w:rsidR="00112E63">
              <w:rPr>
                <w:rFonts w:asciiTheme="minorHAnsi" w:eastAsiaTheme="minorEastAsia" w:hAnsiTheme="minorHAnsi"/>
                <w:noProof/>
                <w:sz w:val="22"/>
                <w:lang w:eastAsia="en-CA"/>
              </w:rPr>
              <w:tab/>
            </w:r>
            <w:r w:rsidR="00112E63" w:rsidRPr="000534B5">
              <w:rPr>
                <w:rStyle w:val="Hyperlink"/>
                <w:noProof/>
              </w:rPr>
              <w:t>GSN Community Standard Model</w:t>
            </w:r>
            <w:r w:rsidR="00112E63">
              <w:rPr>
                <w:noProof/>
                <w:webHidden/>
              </w:rPr>
              <w:tab/>
            </w:r>
            <w:r w:rsidR="00112E63">
              <w:rPr>
                <w:noProof/>
                <w:webHidden/>
              </w:rPr>
              <w:fldChar w:fldCharType="begin"/>
            </w:r>
            <w:r w:rsidR="00112E63">
              <w:rPr>
                <w:noProof/>
                <w:webHidden/>
              </w:rPr>
              <w:instrText xml:space="preserve"> PAGEREF _Toc46500795 \h </w:instrText>
            </w:r>
            <w:r w:rsidR="00112E63">
              <w:rPr>
                <w:noProof/>
                <w:webHidden/>
              </w:rPr>
            </w:r>
            <w:r w:rsidR="00112E63">
              <w:rPr>
                <w:noProof/>
                <w:webHidden/>
              </w:rPr>
              <w:fldChar w:fldCharType="separate"/>
            </w:r>
            <w:r w:rsidR="006A1561">
              <w:rPr>
                <w:noProof/>
                <w:webHidden/>
              </w:rPr>
              <w:t>38</w:t>
            </w:r>
            <w:r w:rsidR="00112E63">
              <w:rPr>
                <w:noProof/>
                <w:webHidden/>
              </w:rPr>
              <w:fldChar w:fldCharType="end"/>
            </w:r>
          </w:hyperlink>
        </w:p>
        <w:p w14:paraId="0CA5F647" w14:textId="77777777" w:rsidR="00112E63" w:rsidRDefault="002439DA">
          <w:pPr>
            <w:pStyle w:val="TOC3"/>
            <w:tabs>
              <w:tab w:val="left" w:pos="1320"/>
              <w:tab w:val="right" w:leader="dot" w:pos="9396"/>
            </w:tabs>
            <w:rPr>
              <w:rFonts w:asciiTheme="minorHAnsi" w:eastAsiaTheme="minorEastAsia" w:hAnsiTheme="minorHAnsi"/>
              <w:noProof/>
              <w:sz w:val="22"/>
              <w:lang w:eastAsia="en-CA"/>
            </w:rPr>
          </w:pPr>
          <w:hyperlink w:anchor="_Toc46500796" w:history="1">
            <w:r w:rsidR="00112E63" w:rsidRPr="000534B5">
              <w:rPr>
                <w:rStyle w:val="Hyperlink"/>
                <w:noProof/>
              </w:rPr>
              <w:t>6.2.2.</w:t>
            </w:r>
            <w:r w:rsidR="00112E63">
              <w:rPr>
                <w:rFonts w:asciiTheme="minorHAnsi" w:eastAsiaTheme="minorEastAsia" w:hAnsiTheme="minorHAnsi"/>
                <w:noProof/>
                <w:sz w:val="22"/>
                <w:lang w:eastAsia="en-CA"/>
              </w:rPr>
              <w:tab/>
            </w:r>
            <w:r w:rsidR="00112E63" w:rsidRPr="000534B5">
              <w:rPr>
                <w:rStyle w:val="Hyperlink"/>
                <w:noProof/>
              </w:rPr>
              <w:t>Coffee Cup Safety Standards GSN Model</w:t>
            </w:r>
            <w:r w:rsidR="00112E63">
              <w:rPr>
                <w:noProof/>
                <w:webHidden/>
              </w:rPr>
              <w:tab/>
            </w:r>
            <w:r w:rsidR="00112E63">
              <w:rPr>
                <w:noProof/>
                <w:webHidden/>
              </w:rPr>
              <w:fldChar w:fldCharType="begin"/>
            </w:r>
            <w:r w:rsidR="00112E63">
              <w:rPr>
                <w:noProof/>
                <w:webHidden/>
              </w:rPr>
              <w:instrText xml:space="preserve"> PAGEREF _Toc46500796 \h </w:instrText>
            </w:r>
            <w:r w:rsidR="00112E63">
              <w:rPr>
                <w:noProof/>
                <w:webHidden/>
              </w:rPr>
            </w:r>
            <w:r w:rsidR="00112E63">
              <w:rPr>
                <w:noProof/>
                <w:webHidden/>
              </w:rPr>
              <w:fldChar w:fldCharType="separate"/>
            </w:r>
            <w:r w:rsidR="006A1561">
              <w:rPr>
                <w:noProof/>
                <w:webHidden/>
              </w:rPr>
              <w:t>45</w:t>
            </w:r>
            <w:r w:rsidR="00112E63">
              <w:rPr>
                <w:noProof/>
                <w:webHidden/>
              </w:rPr>
              <w:fldChar w:fldCharType="end"/>
            </w:r>
          </w:hyperlink>
        </w:p>
        <w:p w14:paraId="55E5B02C"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97" w:history="1">
            <w:r w:rsidR="00112E63" w:rsidRPr="000534B5">
              <w:rPr>
                <w:rStyle w:val="Hyperlink"/>
                <w:noProof/>
              </w:rPr>
              <w:t>7.</w:t>
            </w:r>
            <w:r w:rsidR="00112E63">
              <w:rPr>
                <w:rFonts w:asciiTheme="minorHAnsi" w:eastAsiaTheme="minorEastAsia" w:hAnsiTheme="minorHAnsi"/>
                <w:noProof/>
                <w:sz w:val="22"/>
                <w:lang w:eastAsia="en-CA"/>
              </w:rPr>
              <w:tab/>
            </w:r>
            <w:r w:rsidR="00112E63" w:rsidRPr="000534B5">
              <w:rPr>
                <w:rStyle w:val="Hyperlink"/>
                <w:noProof/>
              </w:rPr>
              <w:t>CONCLUSION</w:t>
            </w:r>
            <w:r w:rsidR="00112E63">
              <w:rPr>
                <w:noProof/>
                <w:webHidden/>
              </w:rPr>
              <w:tab/>
            </w:r>
            <w:r w:rsidR="00112E63">
              <w:rPr>
                <w:noProof/>
                <w:webHidden/>
              </w:rPr>
              <w:fldChar w:fldCharType="begin"/>
            </w:r>
            <w:r w:rsidR="00112E63">
              <w:rPr>
                <w:noProof/>
                <w:webHidden/>
              </w:rPr>
              <w:instrText xml:space="preserve"> PAGEREF _Toc46500797 \h </w:instrText>
            </w:r>
            <w:r w:rsidR="00112E63">
              <w:rPr>
                <w:noProof/>
                <w:webHidden/>
              </w:rPr>
            </w:r>
            <w:r w:rsidR="00112E63">
              <w:rPr>
                <w:noProof/>
                <w:webHidden/>
              </w:rPr>
              <w:fldChar w:fldCharType="separate"/>
            </w:r>
            <w:r w:rsidR="006A1561">
              <w:rPr>
                <w:noProof/>
                <w:webHidden/>
              </w:rPr>
              <w:t>50</w:t>
            </w:r>
            <w:r w:rsidR="00112E63">
              <w:rPr>
                <w:noProof/>
                <w:webHidden/>
              </w:rPr>
              <w:fldChar w:fldCharType="end"/>
            </w:r>
          </w:hyperlink>
        </w:p>
        <w:p w14:paraId="67A47E08" w14:textId="77777777" w:rsidR="00112E63" w:rsidRDefault="002439DA">
          <w:pPr>
            <w:pStyle w:val="TOC2"/>
            <w:tabs>
              <w:tab w:val="left" w:pos="880"/>
              <w:tab w:val="right" w:leader="dot" w:pos="9396"/>
            </w:tabs>
            <w:rPr>
              <w:rFonts w:asciiTheme="minorHAnsi" w:eastAsiaTheme="minorEastAsia" w:hAnsiTheme="minorHAnsi"/>
              <w:noProof/>
              <w:sz w:val="22"/>
              <w:lang w:eastAsia="en-CA"/>
            </w:rPr>
          </w:pPr>
          <w:hyperlink w:anchor="_Toc46500798" w:history="1">
            <w:r w:rsidR="00112E63" w:rsidRPr="000534B5">
              <w:rPr>
                <w:rStyle w:val="Hyperlink"/>
                <w:noProof/>
              </w:rPr>
              <w:t>7.1.</w:t>
            </w:r>
            <w:r w:rsidR="00112E63">
              <w:rPr>
                <w:rFonts w:asciiTheme="minorHAnsi" w:eastAsiaTheme="minorEastAsia" w:hAnsiTheme="minorHAnsi"/>
                <w:noProof/>
                <w:sz w:val="22"/>
                <w:lang w:eastAsia="en-CA"/>
              </w:rPr>
              <w:tab/>
            </w:r>
            <w:r w:rsidR="00112E63" w:rsidRPr="000534B5">
              <w:rPr>
                <w:rStyle w:val="Hyperlink"/>
                <w:noProof/>
              </w:rPr>
              <w:t>Future Work</w:t>
            </w:r>
            <w:r w:rsidR="00112E63">
              <w:rPr>
                <w:noProof/>
                <w:webHidden/>
              </w:rPr>
              <w:tab/>
            </w:r>
            <w:r w:rsidR="00112E63">
              <w:rPr>
                <w:noProof/>
                <w:webHidden/>
              </w:rPr>
              <w:fldChar w:fldCharType="begin"/>
            </w:r>
            <w:r w:rsidR="00112E63">
              <w:rPr>
                <w:noProof/>
                <w:webHidden/>
              </w:rPr>
              <w:instrText xml:space="preserve"> PAGEREF _Toc46500798 \h </w:instrText>
            </w:r>
            <w:r w:rsidR="00112E63">
              <w:rPr>
                <w:noProof/>
                <w:webHidden/>
              </w:rPr>
            </w:r>
            <w:r w:rsidR="00112E63">
              <w:rPr>
                <w:noProof/>
                <w:webHidden/>
              </w:rPr>
              <w:fldChar w:fldCharType="separate"/>
            </w:r>
            <w:r w:rsidR="006A1561">
              <w:rPr>
                <w:noProof/>
                <w:webHidden/>
              </w:rPr>
              <w:t>50</w:t>
            </w:r>
            <w:r w:rsidR="00112E63">
              <w:rPr>
                <w:noProof/>
                <w:webHidden/>
              </w:rPr>
              <w:fldChar w:fldCharType="end"/>
            </w:r>
          </w:hyperlink>
        </w:p>
        <w:p w14:paraId="2C83EC99" w14:textId="77777777" w:rsidR="00112E63" w:rsidRDefault="002439DA">
          <w:pPr>
            <w:pStyle w:val="TOC1"/>
            <w:tabs>
              <w:tab w:val="left" w:pos="480"/>
              <w:tab w:val="right" w:leader="dot" w:pos="9396"/>
            </w:tabs>
            <w:rPr>
              <w:rFonts w:asciiTheme="minorHAnsi" w:eastAsiaTheme="minorEastAsia" w:hAnsiTheme="minorHAnsi"/>
              <w:noProof/>
              <w:sz w:val="22"/>
              <w:lang w:eastAsia="en-CA"/>
            </w:rPr>
          </w:pPr>
          <w:hyperlink w:anchor="_Toc46500799" w:history="1">
            <w:r w:rsidR="00112E63" w:rsidRPr="000534B5">
              <w:rPr>
                <w:rStyle w:val="Hyperlink"/>
                <w:noProof/>
              </w:rPr>
              <w:t>A.</w:t>
            </w:r>
            <w:r w:rsidR="00112E63">
              <w:rPr>
                <w:rFonts w:asciiTheme="minorHAnsi" w:eastAsiaTheme="minorEastAsia" w:hAnsiTheme="minorHAnsi"/>
                <w:noProof/>
                <w:sz w:val="22"/>
                <w:lang w:eastAsia="en-CA"/>
              </w:rPr>
              <w:tab/>
            </w:r>
            <w:r w:rsidR="00112E63" w:rsidRPr="000534B5">
              <w:rPr>
                <w:rStyle w:val="Hyperlink"/>
                <w:noProof/>
              </w:rPr>
              <w:t>REFERENCES</w:t>
            </w:r>
            <w:r w:rsidR="00112E63">
              <w:rPr>
                <w:noProof/>
                <w:webHidden/>
              </w:rPr>
              <w:tab/>
            </w:r>
            <w:r w:rsidR="00112E63">
              <w:rPr>
                <w:noProof/>
                <w:webHidden/>
              </w:rPr>
              <w:fldChar w:fldCharType="begin"/>
            </w:r>
            <w:r w:rsidR="00112E63">
              <w:rPr>
                <w:noProof/>
                <w:webHidden/>
              </w:rPr>
              <w:instrText xml:space="preserve"> PAGEREF _Toc46500799 \h </w:instrText>
            </w:r>
            <w:r w:rsidR="00112E63">
              <w:rPr>
                <w:noProof/>
                <w:webHidden/>
              </w:rPr>
            </w:r>
            <w:r w:rsidR="00112E63">
              <w:rPr>
                <w:noProof/>
                <w:webHidden/>
              </w:rPr>
              <w:fldChar w:fldCharType="separate"/>
            </w:r>
            <w:r w:rsidR="006A1561">
              <w:rPr>
                <w:noProof/>
                <w:webHidden/>
              </w:rPr>
              <w:t>51</w:t>
            </w:r>
            <w:r w:rsidR="00112E63">
              <w:rPr>
                <w:noProof/>
                <w:webHidden/>
              </w:rPr>
              <w:fldChar w:fldCharType="end"/>
            </w:r>
          </w:hyperlink>
        </w:p>
        <w:p w14:paraId="5C186E71" w14:textId="77777777" w:rsidR="009D29C5" w:rsidRPr="009D29C5" w:rsidRDefault="001D51A1" w:rsidP="0059724E">
          <w:r w:rsidRPr="00A225A6">
            <w:rPr>
              <w:rFonts w:ascii="Palatino Linotype" w:hAnsi="Palatino Linotype" w:cs="Times New Roman"/>
              <w:b/>
              <w:bCs/>
            </w:rPr>
            <w:fldChar w:fldCharType="end"/>
          </w:r>
        </w:p>
      </w:sdtContent>
    </w:sdt>
    <w:p w14:paraId="3051BC1E" w14:textId="77777777" w:rsidR="00A225A6" w:rsidRPr="00DD570A" w:rsidRDefault="00A225A6" w:rsidP="00DD570A">
      <w:pPr>
        <w:jc w:val="left"/>
        <w:rPr>
          <w:rFonts w:eastAsiaTheme="majorEastAsia" w:cstheme="majorBidi"/>
          <w:b/>
          <w:sz w:val="60"/>
          <w:szCs w:val="60"/>
        </w:rPr>
      </w:pPr>
      <w:r>
        <w:br w:type="page"/>
      </w:r>
    </w:p>
    <w:p w14:paraId="4AAAA749" w14:textId="77777777" w:rsidR="008211CA" w:rsidRDefault="001D51A1" w:rsidP="00204182">
      <w:pPr>
        <w:pStyle w:val="Heading1"/>
        <w:numPr>
          <w:ilvl w:val="0"/>
          <w:numId w:val="1"/>
        </w:numPr>
      </w:pPr>
      <w:bookmarkStart w:id="6" w:name="_Toc46500765"/>
      <w:r w:rsidRPr="006942C2">
        <w:lastRenderedPageBreak/>
        <w:t>INTRODUCTION</w:t>
      </w:r>
      <w:bookmarkEnd w:id="6"/>
    </w:p>
    <w:p w14:paraId="0FE073F0" w14:textId="77777777" w:rsidR="00C476FA" w:rsidRDefault="00C476FA" w:rsidP="00A972C7"/>
    <w:p w14:paraId="30CC7E8D" w14:textId="77777777"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getting larger and larger, it becomes increasingly difficult to manage GSN models. Automated support for managing – transforming, validating, generating documentation – GSN models would be beneficial to engineers. </w:t>
      </w:r>
    </w:p>
    <w:p w14:paraId="301FC230" w14:textId="77777777"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14:paraId="4D69728B" w14:textId="77777777" w:rsidR="00DA5E26" w:rsidRDefault="00DA5E26" w:rsidP="00DA5E26">
      <w:proofErr w:type="spellStart"/>
      <w:r>
        <w:t>Astah</w:t>
      </w:r>
      <w:proofErr w:type="spellEnd"/>
      <w:r>
        <w:t xml:space="preserve">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w:t>
      </w:r>
      <w:proofErr w:type="spellStart"/>
      <w:r>
        <w:t>Astah</w:t>
      </w:r>
      <w:proofErr w:type="spellEnd"/>
      <w:r>
        <w:t xml:space="preserve"> GSN models. In turn, this will allow GSN models to be programmatically manipulated using Epsilon programs. </w:t>
      </w:r>
    </w:p>
    <w:p w14:paraId="615C26CB" w14:textId="77777777" w:rsidR="00DA5E26" w:rsidRDefault="00DA5E26" w:rsidP="00DA5E26">
      <w:r>
        <w:t xml:space="preserve">Even though Epsilon is an open-source platform, implementing a driver for a commercial tool like </w:t>
      </w:r>
      <w:proofErr w:type="spellStart"/>
      <w:r>
        <w:t>Astah</w:t>
      </w:r>
      <w:proofErr w:type="spellEnd"/>
      <w:r>
        <w:t xml:space="preserve"> GSN is more complicated than is typically the case for open-source tools. For example, </w:t>
      </w:r>
      <w:proofErr w:type="spellStart"/>
      <w:r>
        <w:t>Astah</w:t>
      </w:r>
      <w:proofErr w:type="spellEnd"/>
      <w:r>
        <w:t xml:space="preserve"> GSN’s XMI export feature lacks consistency (as we discuss in later chapters), and it was impossible to look at the source code for </w:t>
      </w:r>
      <w:proofErr w:type="spellStart"/>
      <w:r>
        <w:t>Astah</w:t>
      </w:r>
      <w:proofErr w:type="spellEnd"/>
      <w:r>
        <w:t xml:space="preserve"> GSN to understand why this was the case, and how to resolve it. Figuring out these problems and solving them were key challenges that had to be overcome in this project. Although most of the challenges of building an </w:t>
      </w:r>
      <w:proofErr w:type="spellStart"/>
      <w:r>
        <w:t>Astah</w:t>
      </w:r>
      <w:proofErr w:type="spellEnd"/>
      <w:r>
        <w:t xml:space="preserve"> GSN driver for Epsilon have been solved, some of them remain. All challenges encountered while developing the project, design choices, implementation of the Java classes and the testing methods (with a few examples) are explained in this project report.</w:t>
      </w:r>
    </w:p>
    <w:p w14:paraId="274933F5" w14:textId="77777777"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14:paraId="3E5AFB4C" w14:textId="77777777" w:rsidR="00DA5E26" w:rsidRDefault="00DA5E26" w:rsidP="00DA5E26"/>
    <w:p w14:paraId="43675C6A" w14:textId="77777777" w:rsidR="00C61902" w:rsidRDefault="00C61902" w:rsidP="007D783A">
      <w:pPr>
        <w:jc w:val="left"/>
      </w:pPr>
    </w:p>
    <w:p w14:paraId="6F51251F" w14:textId="77777777" w:rsidR="00DA5E26" w:rsidRDefault="00DA5E26" w:rsidP="007D783A">
      <w:pPr>
        <w:jc w:val="left"/>
      </w:pPr>
    </w:p>
    <w:p w14:paraId="170A1591" w14:textId="77777777" w:rsidR="00942B50" w:rsidRDefault="001D51A1" w:rsidP="00942B50">
      <w:pPr>
        <w:pStyle w:val="Heading1"/>
        <w:numPr>
          <w:ilvl w:val="0"/>
          <w:numId w:val="1"/>
        </w:numPr>
      </w:pPr>
      <w:bookmarkStart w:id="7" w:name="_Toc46500766"/>
      <w:r w:rsidRPr="006942C2">
        <w:lastRenderedPageBreak/>
        <w:t>RELATED WOR</w:t>
      </w:r>
      <w:r w:rsidR="00DB456F">
        <w:t>K</w:t>
      </w:r>
      <w:bookmarkEnd w:id="7"/>
    </w:p>
    <w:p w14:paraId="78EA2687" w14:textId="77777777" w:rsidR="001253BC" w:rsidRDefault="001253BC" w:rsidP="001253BC"/>
    <w:p w14:paraId="49D4F47D" w14:textId="77777777" w:rsidR="002D1701" w:rsidRDefault="0056079E" w:rsidP="002D1701">
      <w:r>
        <w:t xml:space="preserve">This project, in collaboration with General Motors, aims to provide Epsilon driver support for </w:t>
      </w:r>
      <w:proofErr w:type="spellStart"/>
      <w:r>
        <w:t>Astah</w:t>
      </w:r>
      <w:proofErr w:type="spellEnd"/>
      <w:r>
        <w:t xml:space="preserve"> GSN models. By doing so, Epsilon programs (for transformation, validation, querying, impact analysis, </w:t>
      </w:r>
      <w:proofErr w:type="spellStart"/>
      <w:r>
        <w:t>etc</w:t>
      </w:r>
      <w:proofErr w:type="spellEnd"/>
      <w:r>
        <w:t xml:space="preserve">) can be applied to both </w:t>
      </w:r>
      <w:proofErr w:type="spellStart"/>
      <w:r>
        <w:t>Astah</w:t>
      </w:r>
      <w:proofErr w:type="spellEnd"/>
      <w:r>
        <w:t xml:space="preserve"> GSN models and heterogeneous sets of models (including </w:t>
      </w:r>
      <w:proofErr w:type="spellStart"/>
      <w:r>
        <w:t>Astah</w:t>
      </w:r>
      <w:proofErr w:type="spellEnd"/>
      <w:r>
        <w:t xml:space="preserve">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14:paraId="09B44B89" w14:textId="77777777" w:rsidR="0056079E" w:rsidRPr="002D1701" w:rsidRDefault="0056079E" w:rsidP="002D1701"/>
    <w:p w14:paraId="64C27E5D" w14:textId="77777777" w:rsidR="00A35981" w:rsidRDefault="00A35981" w:rsidP="00A35981">
      <w:pPr>
        <w:pStyle w:val="Heading2"/>
        <w:numPr>
          <w:ilvl w:val="1"/>
          <w:numId w:val="1"/>
        </w:numPr>
      </w:pPr>
      <w:bookmarkStart w:id="8" w:name="_Toc46500767"/>
      <w:r>
        <w:t>Model-Driven Engineering</w:t>
      </w:r>
      <w:bookmarkEnd w:id="8"/>
    </w:p>
    <w:p w14:paraId="1476AD73" w14:textId="77777777" w:rsidR="002D1701" w:rsidRDefault="002D1701" w:rsidP="002D1701"/>
    <w:p w14:paraId="27E8CB54" w14:textId="77777777"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14:paraId="28CD11FC" w14:textId="77777777" w:rsidR="008307EE" w:rsidRPr="002D1701" w:rsidRDefault="00AC5208" w:rsidP="002D1701">
      <w:r>
        <w:t xml:space="preserve">Besides the abstraction features, MDE also aims to make it easier to develop a software system with a combination of domain-specific modelling languages (DSML) and transformation engines/generators [2]. Safety-critical systems are large and very </w:t>
      </w:r>
      <w:proofErr w:type="gramStart"/>
      <w:r>
        <w:t>complex</w:t>
      </w:r>
      <w:proofErr w:type="gramEnd"/>
      <w:r>
        <w:t xml:space="preserve"> and they consist of several sub-systems. Developing large systems with general-purpose languages (GPL) is getting harder, especially if the system has to be </w:t>
      </w:r>
      <w:proofErr w:type="gramStart"/>
      <w:r>
        <w:t>safety-critical</w:t>
      </w:r>
      <w:proofErr w:type="gramEnd"/>
      <w:r>
        <w:t>.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14:paraId="5E37BA6D" w14:textId="77777777" w:rsidR="00A35981" w:rsidRDefault="00A35981" w:rsidP="00A35981">
      <w:pPr>
        <w:pStyle w:val="Heading2"/>
        <w:numPr>
          <w:ilvl w:val="1"/>
          <w:numId w:val="1"/>
        </w:numPr>
      </w:pPr>
      <w:bookmarkStart w:id="9" w:name="_Toc46500768"/>
      <w:r>
        <w:lastRenderedPageBreak/>
        <w:t>Safety Cases &amp; Goal Structuring Notation</w:t>
      </w:r>
      <w:bookmarkEnd w:id="9"/>
    </w:p>
    <w:p w14:paraId="1AF7C530" w14:textId="77777777" w:rsidR="00622001" w:rsidRDefault="00622001" w:rsidP="001F0BD7">
      <w:pPr>
        <w:spacing w:after="0" w:line="240" w:lineRule="auto"/>
      </w:pPr>
    </w:p>
    <w:p w14:paraId="2E5470E5" w14:textId="77777777" w:rsidR="002736FF" w:rsidRDefault="002736FF" w:rsidP="001F0BD7">
      <w:pPr>
        <w:spacing w:after="0" w:line="240" w:lineRule="auto"/>
      </w:pPr>
    </w:p>
    <w:p w14:paraId="787BCC57" w14:textId="77777777"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14:paraId="405B2CED" w14:textId="77777777" w:rsidR="00F84CD0" w:rsidRDefault="00F84CD0" w:rsidP="00F84CD0">
      <w:pPr>
        <w:spacing w:after="0" w:line="240" w:lineRule="auto"/>
        <w:jc w:val="left"/>
        <w:rPr>
          <w:rFonts w:ascii="Segoe UI" w:eastAsia="Times New Roman" w:hAnsi="Segoe UI" w:cs="Segoe UI"/>
          <w:sz w:val="21"/>
          <w:szCs w:val="21"/>
          <w:lang w:eastAsia="en-CA"/>
        </w:rPr>
      </w:pPr>
    </w:p>
    <w:p w14:paraId="04D75BBD" w14:textId="77777777"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14:paraId="54E71AC1" w14:textId="77777777"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14:paraId="40FA47B0" w14:textId="77777777" w:rsidR="008D7E3C" w:rsidRDefault="008D7E3C" w:rsidP="004F34D0">
      <w:pPr>
        <w:rPr>
          <w:lang w:eastAsia="en-CA"/>
        </w:rPr>
      </w:pPr>
    </w:p>
    <w:p w14:paraId="5C9D0227" w14:textId="77777777" w:rsidR="008D7E3C" w:rsidRDefault="008D7E3C" w:rsidP="008D7E3C">
      <w:pPr>
        <w:keepNext/>
        <w:jc w:val="center"/>
      </w:pPr>
      <w:r w:rsidRPr="008D7E3C">
        <w:rPr>
          <w:noProof/>
          <w:lang w:eastAsia="en-CA"/>
        </w:rPr>
        <w:drawing>
          <wp:inline distT="0" distB="0" distL="0" distR="0" wp14:anchorId="59B902E8" wp14:editId="29B17232">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631" cy="3994521"/>
                    </a:xfrm>
                    <a:prstGeom prst="rect">
                      <a:avLst/>
                    </a:prstGeom>
                  </pic:spPr>
                </pic:pic>
              </a:graphicData>
            </a:graphic>
          </wp:inline>
        </w:drawing>
      </w:r>
    </w:p>
    <w:p w14:paraId="0E687C7F" w14:textId="77777777" w:rsidR="008D7E3C" w:rsidRDefault="008D7E3C" w:rsidP="008D7E3C">
      <w:pPr>
        <w:pStyle w:val="Caption"/>
        <w:rPr>
          <w:noProof/>
        </w:rPr>
      </w:pPr>
      <w:r>
        <w:t xml:space="preserve">Figure </w:t>
      </w:r>
      <w:fldSimple w:instr=" SEQ Figure \* ARABIC ">
        <w:r w:rsidR="006A1561">
          <w:rPr>
            <w:noProof/>
          </w:rPr>
          <w:t>1</w:t>
        </w:r>
      </w:fldSimple>
      <w:r>
        <w:t>: GSN Diagram</w:t>
      </w:r>
      <w:r>
        <w:rPr>
          <w:noProof/>
        </w:rPr>
        <w:t xml:space="preserve"> Example</w:t>
      </w:r>
    </w:p>
    <w:p w14:paraId="597CBDF2" w14:textId="77777777" w:rsidR="005519F0" w:rsidRPr="005519F0" w:rsidRDefault="005519F0" w:rsidP="005519F0"/>
    <w:p w14:paraId="218FD464" w14:textId="77777777"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14:paraId="25D3D440" w14:textId="77777777" w:rsidR="00BC4679" w:rsidRDefault="00BC4679" w:rsidP="005519F0">
      <w:pPr>
        <w:rPr>
          <w:lang w:eastAsia="en-CA"/>
        </w:rPr>
      </w:pPr>
      <w:proofErr w:type="spellStart"/>
      <w:r>
        <w:rPr>
          <w:lang w:eastAsia="en-CA"/>
        </w:rPr>
        <w:t>Astah</w:t>
      </w:r>
      <w:proofErr w:type="spellEnd"/>
      <w:r>
        <w:rPr>
          <w:lang w:eastAsia="en-CA"/>
        </w:rPr>
        <w:t xml:space="preserve">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w:t>
      </w:r>
      <w:proofErr w:type="spellStart"/>
      <w:r w:rsidR="005519F0">
        <w:rPr>
          <w:lang w:eastAsia="en-CA"/>
        </w:rPr>
        <w:t>MindMap</w:t>
      </w:r>
      <w:proofErr w:type="spellEnd"/>
      <w:r w:rsidR="005519F0">
        <w:rPr>
          <w:lang w:eastAsia="en-CA"/>
        </w:rPr>
        <w:t xml:space="preserve"> increase </w:t>
      </w:r>
      <w:proofErr w:type="spellStart"/>
      <w:r w:rsidR="005519F0">
        <w:rPr>
          <w:lang w:eastAsia="en-CA"/>
        </w:rPr>
        <w:t>Astah</w:t>
      </w:r>
      <w:proofErr w:type="spellEnd"/>
      <w:r w:rsidR="005519F0">
        <w:rPr>
          <w:lang w:eastAsia="en-CA"/>
        </w:rPr>
        <w:t xml:space="preserve"> GSN</w:t>
      </w:r>
      <w:r w:rsidR="008C4D0D">
        <w:rPr>
          <w:lang w:eastAsia="en-CA"/>
        </w:rPr>
        <w:t>’s</w:t>
      </w:r>
      <w:r w:rsidR="005519F0">
        <w:rPr>
          <w:lang w:eastAsia="en-CA"/>
        </w:rPr>
        <w:t xml:space="preserve"> usability with other model management tools. Last and one of the important features is model validation and fix. </w:t>
      </w:r>
      <w:proofErr w:type="spellStart"/>
      <w:r w:rsidR="005519F0">
        <w:rPr>
          <w:lang w:eastAsia="en-CA"/>
        </w:rPr>
        <w:t>Astah</w:t>
      </w:r>
      <w:proofErr w:type="spellEnd"/>
      <w:r w:rsidR="005519F0">
        <w:rPr>
          <w:lang w:eastAsia="en-CA"/>
        </w:rPr>
        <w:t xml:space="preserve"> GSN can validate drawn models and can fix them with a click.</w:t>
      </w:r>
    </w:p>
    <w:p w14:paraId="4A825F82" w14:textId="77777777" w:rsidR="008D7E3C" w:rsidRPr="00F84CD0" w:rsidRDefault="008D7E3C" w:rsidP="004F34D0">
      <w:pPr>
        <w:rPr>
          <w:lang w:eastAsia="en-CA"/>
        </w:rPr>
      </w:pPr>
    </w:p>
    <w:p w14:paraId="0696EA47" w14:textId="77777777" w:rsidR="00A35981" w:rsidRDefault="00A35981" w:rsidP="00A35981">
      <w:pPr>
        <w:pStyle w:val="Heading2"/>
        <w:numPr>
          <w:ilvl w:val="1"/>
          <w:numId w:val="1"/>
        </w:numPr>
      </w:pPr>
      <w:bookmarkStart w:id="10" w:name="_Toc46500769"/>
      <w:r>
        <w:lastRenderedPageBreak/>
        <w:t>Epsilon</w:t>
      </w:r>
      <w:bookmarkEnd w:id="10"/>
    </w:p>
    <w:p w14:paraId="66A6566B" w14:textId="77777777" w:rsidR="00A134E9" w:rsidRPr="00A134E9" w:rsidRDefault="00A134E9" w:rsidP="00A134E9"/>
    <w:p w14:paraId="164E42A8" w14:textId="77777777" w:rsidR="00330B5B" w:rsidRDefault="00330B5B" w:rsidP="00330B5B">
      <w:r>
        <w:t xml:space="preserve">Epsilon (Extensible Platform of Integrated Languages for </w:t>
      </w:r>
      <w:proofErr w:type="spellStart"/>
      <w:r>
        <w:t>mOdel</w:t>
      </w:r>
      <w:proofErr w:type="spellEnd"/>
      <w:r>
        <w:t xml:space="preserve"> </w:t>
      </w:r>
      <w:proofErr w:type="spellStart"/>
      <w:r>
        <w:t>maNagement</w:t>
      </w:r>
      <w:proofErr w:type="spellEnd"/>
      <w:r>
        <w: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14:paraId="535FDD34" w14:textId="77777777"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 xml:space="preserve">s using the </w:t>
      </w:r>
      <w:proofErr w:type="spellStart"/>
      <w:r w:rsidR="00BD655A">
        <w:t>IModel</w:t>
      </w:r>
      <w:proofErr w:type="spellEnd"/>
      <w:r w:rsidR="00BD655A">
        <w:t xml:space="preserve"> interface [11]. The Epsilon Book [11</w:t>
      </w:r>
      <w:r>
        <w:t xml:space="preserve">] explains that the EMC layer handles the file and model operations such as model loading, </w:t>
      </w:r>
      <w:proofErr w:type="spellStart"/>
      <w:r>
        <w:t>type&amp;ownership</w:t>
      </w:r>
      <w:proofErr w:type="spellEnd"/>
      <w:r>
        <w:t xml:space="preserve">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14:paraId="1FB5FA3F" w14:textId="77777777" w:rsidR="00330B5B" w:rsidRDefault="00330B5B" w:rsidP="00330B5B">
      <w:r>
        <w:t xml:space="preserve">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w:t>
      </w:r>
      <w:proofErr w:type="gramStart"/>
      <w:r>
        <w:t>open-source</w:t>
      </w:r>
      <w:proofErr w:type="gramEnd"/>
      <w:r>
        <w:t xml:space="preserv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14:paraId="234DFB03" w14:textId="77777777" w:rsidR="007D783A" w:rsidRDefault="00330B5B" w:rsidP="0060514A">
      <w:r>
        <w:t xml:space="preserve">This project is at the intersection of Model-Driven Engineering and safety, focusing on bridging commercial and open-source tools. This will be carried out by developing an Epsilon driver for </w:t>
      </w:r>
      <w:proofErr w:type="spellStart"/>
      <w:r>
        <w:t>Astah</w:t>
      </w:r>
      <w:proofErr w:type="spellEnd"/>
      <w:r>
        <w:t xml:space="preserve"> GSN. </w:t>
      </w:r>
      <w:proofErr w:type="spellStart"/>
      <w:r>
        <w:t>Astah</w:t>
      </w:r>
      <w:proofErr w:type="spellEnd"/>
      <w:r>
        <w:t xml:space="preserve"> GSN is a commercial tool and does not provide an easy-to-use API for programmatically and externally manipulating models. Hence, it is useful to build an Epsilon driver for </w:t>
      </w:r>
      <w:proofErr w:type="spellStart"/>
      <w:r>
        <w:t>Astah</w:t>
      </w:r>
      <w:proofErr w:type="spellEnd"/>
      <w:r>
        <w:t xml:space="preserve"> GSN. As we will see, building this atop existing drivers, especially the XML driver for Epsilon, will allow us to produce a quality solution within the time constraints of this project.</w:t>
      </w:r>
    </w:p>
    <w:p w14:paraId="01A35771" w14:textId="77777777" w:rsidR="00C476FA" w:rsidRPr="00C476FA" w:rsidRDefault="007D783A" w:rsidP="007D783A">
      <w:pPr>
        <w:jc w:val="left"/>
      </w:pPr>
      <w:r>
        <w:br w:type="page"/>
      </w:r>
    </w:p>
    <w:p w14:paraId="725E4A1D" w14:textId="77777777" w:rsidR="001569F4" w:rsidRDefault="0078223B" w:rsidP="00204182">
      <w:pPr>
        <w:pStyle w:val="Heading1"/>
        <w:numPr>
          <w:ilvl w:val="0"/>
          <w:numId w:val="1"/>
        </w:numPr>
      </w:pPr>
      <w:bookmarkStart w:id="11" w:name="_Toc46500770"/>
      <w:r>
        <w:lastRenderedPageBreak/>
        <w:t>REQUIREMENTS</w:t>
      </w:r>
      <w:bookmarkEnd w:id="11"/>
    </w:p>
    <w:p w14:paraId="264E1FFE" w14:textId="77777777" w:rsidR="00942B50" w:rsidRPr="00942B50" w:rsidRDefault="00942B50" w:rsidP="00942B50"/>
    <w:p w14:paraId="1E2E100B" w14:textId="77777777" w:rsidR="008C4D0D" w:rsidRDefault="008C4D0D" w:rsidP="008C4D0D">
      <w:r>
        <w:t xml:space="preserve">The main goal of the project is to be able to use Epsilon to manage </w:t>
      </w:r>
      <w:proofErr w:type="spellStart"/>
      <w:r>
        <w:t>Astah</w:t>
      </w:r>
      <w:proofErr w:type="spellEnd"/>
      <w:r>
        <w:t xml:space="preserve"> GSN models. To support this, an Epsilon driver for </w:t>
      </w:r>
      <w:proofErr w:type="spellStart"/>
      <w:r>
        <w:t>Astah</w:t>
      </w:r>
      <w:proofErr w:type="spellEnd"/>
      <w:r>
        <w:t xml:space="preserve"> GSN must be produced. This driver will need to be able to parse </w:t>
      </w:r>
      <w:proofErr w:type="spellStart"/>
      <w:r>
        <w:t>Astah</w:t>
      </w:r>
      <w:proofErr w:type="spellEnd"/>
      <w:r>
        <w:t xml:space="preserve"> GSN correctly. </w:t>
      </w:r>
      <w:proofErr w:type="spellStart"/>
      <w:r>
        <w:t>Astah</w:t>
      </w:r>
      <w:proofErr w:type="spellEnd"/>
      <w:r>
        <w:t xml:space="preserve"> GSN saves its model files with a </w:t>
      </w:r>
      <w:proofErr w:type="gramStart"/>
      <w:r>
        <w:t>‘.</w:t>
      </w:r>
      <w:proofErr w:type="spellStart"/>
      <w:r>
        <w:t>agml</w:t>
      </w:r>
      <w:proofErr w:type="spellEnd"/>
      <w:proofErr w:type="gramEnd"/>
      <w:r>
        <w:t>’ extension and this is a proprietary format that cannot be parsed and manipulated directly. However, it also provides XMI import/export features for GSN models, and it is through this that we will develop an Epsilon driver.</w:t>
      </w:r>
    </w:p>
    <w:p w14:paraId="682A3562" w14:textId="77777777" w:rsidR="008C4D0D" w:rsidRDefault="008C4D0D" w:rsidP="008C4D0D">
      <w:r>
        <w:t xml:space="preserve">Developing an Epsilon driver involves implementing 0a number of interfaces from the Epsilon Model Connectivity (EMC) layer. By doing so, this allows Epsilon programs written in the core language (Epsilon Object Language, EOL) to manipulate </w:t>
      </w:r>
      <w:proofErr w:type="spellStart"/>
      <w:r>
        <w:t>Astah</w:t>
      </w:r>
      <w:proofErr w:type="spellEnd"/>
      <w:r>
        <w:t xml:space="preserve"> GSN models. As a side-effect, because of the architecture of Epsilon, this also means that the ten task-specific languages of Epsilon can manipulate </w:t>
      </w:r>
      <w:proofErr w:type="spellStart"/>
      <w:r>
        <w:t>Astah</w:t>
      </w:r>
      <w:proofErr w:type="spellEnd"/>
      <w:r>
        <w:t xml:space="preserve"> GSN. This is because the task-specific languages are derived from EOL thus, integrating models to EOL is sufficient for all other language support. </w:t>
      </w:r>
    </w:p>
    <w:p w14:paraId="364EE411" w14:textId="77777777" w:rsidR="008C4D0D" w:rsidRDefault="008C4D0D" w:rsidP="008C4D0D">
      <w:r>
        <w:t xml:space="preserve">The requirements of this driver project have been collected by careful analysis of the capabilities of </w:t>
      </w:r>
      <w:proofErr w:type="spellStart"/>
      <w:r>
        <w:t>Astah</w:t>
      </w:r>
      <w:proofErr w:type="spellEnd"/>
      <w:r>
        <w:t xml:space="preserve"> GSN and the technical design of Epsilon (particularly EMC). Listed requirements were generated by the author after examining GSN diagrams, </w:t>
      </w:r>
      <w:proofErr w:type="spellStart"/>
      <w:r>
        <w:t>Astah</w:t>
      </w:r>
      <w:proofErr w:type="spellEnd"/>
      <w:r>
        <w:t xml:space="preserve"> GSN XMI files, similar Epsilon drivers, and Epsilon source code. Of particular importance were element access requirements, which are based on GSN standards; and attribute access requirements, which are based on both GSN and </w:t>
      </w:r>
      <w:proofErr w:type="spellStart"/>
      <w:r>
        <w:t>Astah</w:t>
      </w:r>
      <w:proofErr w:type="spellEnd"/>
      <w:r>
        <w:t xml:space="preserve"> GSN XMI files. For instance, ID access was originated from the GSN diagram’s element ID on the other hand XMI:ID was originated from the XMI tag attribute which stores the unique ID value for each tag element.</w:t>
      </w:r>
    </w:p>
    <w:p w14:paraId="0B90367F" w14:textId="77777777" w:rsidR="001940C9" w:rsidRDefault="008C4D0D" w:rsidP="008C4D0D">
      <w:r>
        <w:t>The requirements for this project are, therefore, entirely technical and focus on the system to be implemented, rather than on user requirements.</w:t>
      </w:r>
    </w:p>
    <w:p w14:paraId="36876334" w14:textId="77777777" w:rsidR="00F005DD" w:rsidRPr="00486C14" w:rsidRDefault="00F005DD" w:rsidP="00C3190D">
      <w:pPr>
        <w:rPr>
          <w:b/>
        </w:rPr>
      </w:pPr>
    </w:p>
    <w:p w14:paraId="02F59D28" w14:textId="77777777" w:rsidR="00DD3FB9" w:rsidRDefault="00DD3FB9" w:rsidP="005C688D">
      <w:pPr>
        <w:pStyle w:val="ListParagraph"/>
        <w:numPr>
          <w:ilvl w:val="0"/>
          <w:numId w:val="3"/>
        </w:numPr>
      </w:pPr>
      <w:r>
        <w:t xml:space="preserve">Users should be able to load </w:t>
      </w:r>
      <w:proofErr w:type="spellStart"/>
      <w:r>
        <w:t>Astah</w:t>
      </w:r>
      <w:proofErr w:type="spellEnd"/>
      <w:r>
        <w:t xml:space="preserve"> GSN models into the Epsilon.</w:t>
      </w:r>
    </w:p>
    <w:p w14:paraId="239AC426" w14:textId="77777777" w:rsidR="00F844C9" w:rsidRDefault="00F844C9" w:rsidP="0047650C"/>
    <w:p w14:paraId="0363BDA1" w14:textId="77777777" w:rsidR="0047650C" w:rsidRDefault="00561496" w:rsidP="005C688D">
      <w:pPr>
        <w:pStyle w:val="ListParagraph"/>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14:paraId="246E691C" w14:textId="77777777" w:rsidR="0047650C" w:rsidRDefault="00F844C9" w:rsidP="005C688D">
      <w:pPr>
        <w:pStyle w:val="ListParagraph"/>
        <w:numPr>
          <w:ilvl w:val="1"/>
          <w:numId w:val="3"/>
        </w:numPr>
      </w:pPr>
      <w:r>
        <w:t>U</w:t>
      </w:r>
      <w:r w:rsidRPr="00F844C9">
        <w:t xml:space="preserve">sers should be able to </w:t>
      </w:r>
      <w:r w:rsidR="00A86382">
        <w:t xml:space="preserve">access the </w:t>
      </w:r>
      <w:r>
        <w:t>entire GSN model</w:t>
      </w:r>
    </w:p>
    <w:p w14:paraId="3AC323AD" w14:textId="77777777" w:rsidR="00694EFF" w:rsidRDefault="00F844C9" w:rsidP="005C688D">
      <w:pPr>
        <w:pStyle w:val="ListParagraph"/>
        <w:numPr>
          <w:ilvl w:val="1"/>
          <w:numId w:val="3"/>
        </w:numPr>
      </w:pPr>
      <w:r>
        <w:t>U</w:t>
      </w:r>
      <w:r w:rsidRPr="00F844C9">
        <w:t>sers should be able to access</w:t>
      </w:r>
      <w:r>
        <w:t xml:space="preserve"> </w:t>
      </w:r>
      <w:r w:rsidR="0070514A">
        <w:t>different</w:t>
      </w:r>
      <w:r w:rsidRPr="00F844C9">
        <w:t xml:space="preserve"> types of elements</w:t>
      </w:r>
    </w:p>
    <w:p w14:paraId="6B3C68C8" w14:textId="77777777" w:rsidR="00F844C9"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nodes</w:t>
      </w:r>
    </w:p>
    <w:p w14:paraId="078C9EB2"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14:paraId="38B0C4A4" w14:textId="77777777" w:rsidR="009804FC" w:rsidRDefault="009F38C3" w:rsidP="005C688D">
      <w:pPr>
        <w:pStyle w:val="ListParagraph"/>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14:paraId="7074A755" w14:textId="77777777" w:rsidR="00F844C9" w:rsidRDefault="009F38C3" w:rsidP="005C688D">
      <w:pPr>
        <w:pStyle w:val="ListParagraph"/>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14:paraId="46446D53" w14:textId="77777777" w:rsidR="00694EFF" w:rsidRDefault="00F844C9" w:rsidP="005C688D">
      <w:pPr>
        <w:pStyle w:val="ListParagraph"/>
        <w:numPr>
          <w:ilvl w:val="1"/>
          <w:numId w:val="3"/>
        </w:numPr>
      </w:pPr>
      <w:r>
        <w:t>U</w:t>
      </w:r>
      <w:r w:rsidRPr="00F844C9">
        <w:t>sers should be able to access</w:t>
      </w:r>
      <w:r>
        <w:t xml:space="preserve"> </w:t>
      </w:r>
      <w:r w:rsidR="00170BFB">
        <w:t xml:space="preserve">a </w:t>
      </w:r>
      <w:r>
        <w:t>s</w:t>
      </w:r>
      <w:r w:rsidR="00694EFF">
        <w:t>pecific element</w:t>
      </w:r>
      <w:r w:rsidR="008C4D0D">
        <w:t xml:space="preserve"> in a GSN model.</w:t>
      </w:r>
    </w:p>
    <w:p w14:paraId="4A22F653" w14:textId="77777777" w:rsidR="00F844C9" w:rsidRDefault="009F38C3" w:rsidP="005C688D">
      <w:pPr>
        <w:pStyle w:val="ListParagraph"/>
        <w:numPr>
          <w:ilvl w:val="2"/>
          <w:numId w:val="3"/>
        </w:numPr>
      </w:pPr>
      <w:r>
        <w:t>A</w:t>
      </w:r>
      <w:r w:rsidR="00F844C9" w:rsidRPr="00F844C9">
        <w:t>ccess</w:t>
      </w:r>
      <w:r>
        <w:t>ing a</w:t>
      </w:r>
      <w:r w:rsidR="00F844C9">
        <w:t xml:space="preserve"> specific node</w:t>
      </w:r>
    </w:p>
    <w:p w14:paraId="3A509A94"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a </w:t>
      </w:r>
      <w:r w:rsidR="00F844C9">
        <w:t>specific link</w:t>
      </w:r>
    </w:p>
    <w:p w14:paraId="41470418" w14:textId="77777777" w:rsidR="00F005DD" w:rsidRDefault="00F005DD" w:rsidP="00F005DD"/>
    <w:p w14:paraId="5C74EEE0" w14:textId="77777777" w:rsidR="009804FC" w:rsidRDefault="009804FC" w:rsidP="005C688D">
      <w:pPr>
        <w:pStyle w:val="ListParagraph"/>
        <w:numPr>
          <w:ilvl w:val="1"/>
          <w:numId w:val="3"/>
        </w:numPr>
      </w:pPr>
      <w:r>
        <w:t>Users should be able to access elements’ attribute values</w:t>
      </w:r>
    </w:p>
    <w:p w14:paraId="0CFCDF45" w14:textId="77777777" w:rsidR="009804FC" w:rsidRDefault="009F38C3" w:rsidP="005C688D">
      <w:pPr>
        <w:pStyle w:val="ListParagraph"/>
        <w:numPr>
          <w:ilvl w:val="2"/>
          <w:numId w:val="3"/>
        </w:numPr>
      </w:pPr>
      <w:r>
        <w:t>A</w:t>
      </w:r>
      <w:r w:rsidR="009804FC">
        <w:t>ccess</w:t>
      </w:r>
      <w:r>
        <w:t>ing an</w:t>
      </w:r>
      <w:r w:rsidR="009804FC">
        <w:t xml:space="preserve"> element’s content </w:t>
      </w:r>
    </w:p>
    <w:p w14:paraId="5C0E1003" w14:textId="77777777" w:rsidR="009804FC" w:rsidRDefault="009F38C3" w:rsidP="005C688D">
      <w:pPr>
        <w:pStyle w:val="ListParagraph"/>
        <w:numPr>
          <w:ilvl w:val="2"/>
          <w:numId w:val="3"/>
        </w:numPr>
      </w:pPr>
      <w:r>
        <w:t>A</w:t>
      </w:r>
      <w:r w:rsidR="009804FC">
        <w:t>ccess</w:t>
      </w:r>
      <w:r>
        <w:t>ing an</w:t>
      </w:r>
      <w:r w:rsidR="009804FC">
        <w:t xml:space="preserve"> element’s ID</w:t>
      </w:r>
    </w:p>
    <w:p w14:paraId="22893AE7" w14:textId="77777777" w:rsidR="009804FC" w:rsidRDefault="009F38C3" w:rsidP="005C688D">
      <w:pPr>
        <w:pStyle w:val="ListParagraph"/>
        <w:numPr>
          <w:ilvl w:val="2"/>
          <w:numId w:val="3"/>
        </w:numPr>
      </w:pPr>
      <w:r>
        <w:t>A</w:t>
      </w:r>
      <w:r w:rsidR="009804FC">
        <w:t>ccess</w:t>
      </w:r>
      <w:r>
        <w:t>ing an</w:t>
      </w:r>
      <w:r w:rsidR="009804FC">
        <w:t xml:space="preserve"> element’s type </w:t>
      </w:r>
    </w:p>
    <w:p w14:paraId="05A57468" w14:textId="77777777" w:rsidR="009804FC" w:rsidRDefault="009F38C3" w:rsidP="005C688D">
      <w:pPr>
        <w:pStyle w:val="ListParagraph"/>
        <w:numPr>
          <w:ilvl w:val="2"/>
          <w:numId w:val="3"/>
        </w:numPr>
      </w:pPr>
      <w:r>
        <w:t>A</w:t>
      </w:r>
      <w:r w:rsidR="009804FC">
        <w:t>ccess</w:t>
      </w:r>
      <w:r>
        <w:t>ing an</w:t>
      </w:r>
      <w:r w:rsidR="009804FC">
        <w:t xml:space="preserve"> element’s XMI:ID</w:t>
      </w:r>
    </w:p>
    <w:p w14:paraId="376F6E02" w14:textId="77777777" w:rsidR="009804FC" w:rsidRDefault="009F38C3" w:rsidP="005C688D">
      <w:pPr>
        <w:pStyle w:val="ListParagraph"/>
        <w:numPr>
          <w:ilvl w:val="2"/>
          <w:numId w:val="3"/>
        </w:numPr>
      </w:pPr>
      <w:r>
        <w:t>A</w:t>
      </w:r>
      <w:r w:rsidR="009804FC">
        <w:t xml:space="preserve">ccess </w:t>
      </w:r>
      <w:r>
        <w:t xml:space="preserve">an </w:t>
      </w:r>
      <w:r w:rsidR="009804FC">
        <w:t xml:space="preserve">element’s </w:t>
      </w:r>
      <w:proofErr w:type="gramStart"/>
      <w:r w:rsidR="009804FC">
        <w:t>XSI:TYPE</w:t>
      </w:r>
      <w:proofErr w:type="gramEnd"/>
    </w:p>
    <w:p w14:paraId="48DC0D5B" w14:textId="77777777" w:rsidR="009804FC" w:rsidRDefault="009F38C3" w:rsidP="005C688D">
      <w:pPr>
        <w:pStyle w:val="ListParagraph"/>
        <w:numPr>
          <w:ilvl w:val="2"/>
          <w:numId w:val="3"/>
        </w:numPr>
      </w:pPr>
      <w:r>
        <w:t>A</w:t>
      </w:r>
      <w:r w:rsidR="009804FC">
        <w:t xml:space="preserve">ccess </w:t>
      </w:r>
      <w:r>
        <w:t xml:space="preserve">a </w:t>
      </w:r>
      <w:r w:rsidR="00E43EE2">
        <w:t>node element that is the ending point of the specific link</w:t>
      </w:r>
    </w:p>
    <w:p w14:paraId="3CF9329A" w14:textId="77777777" w:rsidR="00F844C9" w:rsidRDefault="009F38C3" w:rsidP="005C688D">
      <w:pPr>
        <w:pStyle w:val="ListParagraph"/>
        <w:numPr>
          <w:ilvl w:val="2"/>
          <w:numId w:val="3"/>
        </w:numPr>
      </w:pPr>
      <w:r>
        <w:t>A</w:t>
      </w:r>
      <w:r w:rsidR="009804FC">
        <w:t xml:space="preserve">ccess </w:t>
      </w:r>
      <w:r>
        <w:t xml:space="preserve">a </w:t>
      </w:r>
      <w:r w:rsidR="00E43EE2">
        <w:t>node element that is the starting point of the specific link</w:t>
      </w:r>
    </w:p>
    <w:p w14:paraId="3F170FEB" w14:textId="77777777" w:rsidR="006557F1" w:rsidRDefault="006557F1" w:rsidP="006557F1"/>
    <w:p w14:paraId="72CA7945" w14:textId="77777777" w:rsidR="00A86382" w:rsidRDefault="00A86382" w:rsidP="005C688D">
      <w:pPr>
        <w:pStyle w:val="ListParagraph"/>
        <w:numPr>
          <w:ilvl w:val="0"/>
          <w:numId w:val="3"/>
        </w:numPr>
      </w:pPr>
      <w:r>
        <w:t xml:space="preserve">Users </w:t>
      </w:r>
      <w:r w:rsidR="009F38C3">
        <w:t xml:space="preserve">should be able to </w:t>
      </w:r>
      <w:r>
        <w:t>update GSN models with EOL.</w:t>
      </w:r>
    </w:p>
    <w:p w14:paraId="5C9B302B"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content</w:t>
      </w:r>
    </w:p>
    <w:p w14:paraId="4893D53C" w14:textId="77777777" w:rsidR="00CF01A6" w:rsidRDefault="00383892" w:rsidP="005C688D">
      <w:pPr>
        <w:pStyle w:val="ListParagraph"/>
        <w:numPr>
          <w:ilvl w:val="1"/>
          <w:numId w:val="3"/>
        </w:numPr>
      </w:pPr>
      <w:r>
        <w:t xml:space="preserve">Updating </w:t>
      </w:r>
      <w:r w:rsidR="006263B2">
        <w:t xml:space="preserve">an </w:t>
      </w:r>
      <w:r>
        <w:t>element</w:t>
      </w:r>
      <w:r w:rsidR="00221DD7">
        <w:t>’s</w:t>
      </w:r>
      <w:r w:rsidR="00CF01A6">
        <w:t xml:space="preserve"> ID</w:t>
      </w:r>
    </w:p>
    <w:p w14:paraId="6A68430C"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type</w:t>
      </w:r>
    </w:p>
    <w:p w14:paraId="3CE124E9" w14:textId="77777777" w:rsidR="00383892" w:rsidRDefault="00CF01A6" w:rsidP="005C688D">
      <w:pPr>
        <w:pStyle w:val="ListParagraph"/>
        <w:numPr>
          <w:ilvl w:val="1"/>
          <w:numId w:val="3"/>
        </w:numPr>
      </w:pPr>
      <w:r>
        <w:t xml:space="preserve">Updating </w:t>
      </w:r>
      <w:r w:rsidR="006263B2">
        <w:t xml:space="preserve">an </w:t>
      </w:r>
      <w:r>
        <w:t>element</w:t>
      </w:r>
      <w:r w:rsidR="00221DD7">
        <w:t>’s</w:t>
      </w:r>
      <w:r>
        <w:t xml:space="preserve"> XMI:ID</w:t>
      </w:r>
    </w:p>
    <w:p w14:paraId="2451DAA9"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w:t>
      </w:r>
      <w:proofErr w:type="gramStart"/>
      <w:r>
        <w:t>XSI:TYPE</w:t>
      </w:r>
      <w:proofErr w:type="gramEnd"/>
    </w:p>
    <w:p w14:paraId="733E3AF7"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target link</w:t>
      </w:r>
    </w:p>
    <w:p w14:paraId="35691110" w14:textId="77777777" w:rsidR="00F844C9" w:rsidRDefault="00383892" w:rsidP="005C688D">
      <w:pPr>
        <w:pStyle w:val="ListParagraph"/>
        <w:numPr>
          <w:ilvl w:val="1"/>
          <w:numId w:val="3"/>
        </w:numPr>
      </w:pPr>
      <w:r>
        <w:t xml:space="preserve">Updating </w:t>
      </w:r>
      <w:r w:rsidR="006263B2">
        <w:t xml:space="preserve">an </w:t>
      </w:r>
      <w:r>
        <w:t>element</w:t>
      </w:r>
      <w:r w:rsidR="00221DD7">
        <w:t>’s</w:t>
      </w:r>
      <w:r>
        <w:t xml:space="preserve"> source link</w:t>
      </w:r>
    </w:p>
    <w:p w14:paraId="1AC06C0E" w14:textId="77777777" w:rsidR="0047650C" w:rsidRDefault="0047650C" w:rsidP="0047650C"/>
    <w:p w14:paraId="62FE155F" w14:textId="77777777" w:rsidR="00502BFF" w:rsidRDefault="00502BFF" w:rsidP="005C688D">
      <w:pPr>
        <w:pStyle w:val="ListParagraph"/>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14:paraId="4886D7DF" w14:textId="77777777" w:rsidR="00F844C9" w:rsidRDefault="00F844C9" w:rsidP="00F844C9">
      <w:pPr>
        <w:pStyle w:val="ListParagraph"/>
        <w:ind w:left="360"/>
      </w:pPr>
    </w:p>
    <w:p w14:paraId="7814513D" w14:textId="77777777" w:rsidR="00502BFF" w:rsidRDefault="00502BFF" w:rsidP="005C688D">
      <w:pPr>
        <w:pStyle w:val="ListParagraph"/>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14:paraId="3E7D7916" w14:textId="77777777" w:rsidR="0014237E" w:rsidRDefault="0014237E" w:rsidP="0014237E">
      <w:pPr>
        <w:pStyle w:val="ListParagraph"/>
      </w:pPr>
    </w:p>
    <w:p w14:paraId="6E9B186E" w14:textId="77777777" w:rsidR="0014237E" w:rsidRDefault="0014237E" w:rsidP="005C688D">
      <w:pPr>
        <w:pStyle w:val="ListParagraph"/>
        <w:numPr>
          <w:ilvl w:val="0"/>
          <w:numId w:val="3"/>
        </w:numPr>
      </w:pPr>
      <w:r>
        <w:t xml:space="preserve">Users </w:t>
      </w:r>
      <w:r w:rsidR="009F38C3">
        <w:t xml:space="preserve">should be able to </w:t>
      </w:r>
      <w:r>
        <w:t>valida</w:t>
      </w:r>
      <w:r w:rsidR="008C4D0D">
        <w:t>te an</w:t>
      </w:r>
      <w:r>
        <w:t xml:space="preserve"> </w:t>
      </w:r>
      <w:proofErr w:type="spellStart"/>
      <w:r>
        <w:t>Astah</w:t>
      </w:r>
      <w:proofErr w:type="spellEnd"/>
      <w:r>
        <w:t xml:space="preserve"> GSN model with </w:t>
      </w:r>
      <w:r w:rsidR="008C4D0D">
        <w:t xml:space="preserve">the </w:t>
      </w:r>
      <w:r>
        <w:t>Epsilon Validation Language</w:t>
      </w:r>
      <w:r w:rsidR="00EF68FD">
        <w:t xml:space="preserve"> (EVL)</w:t>
      </w:r>
      <w:r>
        <w:t>.</w:t>
      </w:r>
    </w:p>
    <w:p w14:paraId="4F053330" w14:textId="77777777" w:rsidR="0014237E" w:rsidRDefault="0014237E" w:rsidP="0014237E">
      <w:pPr>
        <w:pStyle w:val="ListParagraph"/>
      </w:pPr>
    </w:p>
    <w:p w14:paraId="1589A2C3" w14:textId="77777777" w:rsidR="0014237E" w:rsidRDefault="0014237E" w:rsidP="005C688D">
      <w:pPr>
        <w:pStyle w:val="ListParagraph"/>
        <w:numPr>
          <w:ilvl w:val="0"/>
          <w:numId w:val="3"/>
        </w:numPr>
      </w:pPr>
      <w:r>
        <w:t xml:space="preserve">Users </w:t>
      </w:r>
      <w:r w:rsidR="009F38C3">
        <w:t xml:space="preserve">should be able to </w:t>
      </w:r>
      <w:r>
        <w:t xml:space="preserve">transform </w:t>
      </w:r>
      <w:r w:rsidR="008C4D0D">
        <w:t>an</w:t>
      </w:r>
      <w:r w:rsidR="00170BFB">
        <w:t xml:space="preserve"> </w:t>
      </w:r>
      <w:proofErr w:type="spellStart"/>
      <w:r>
        <w:t>Astah</w:t>
      </w:r>
      <w:proofErr w:type="spellEnd"/>
      <w:r>
        <w:t xml:space="preserve"> GSN model to another model with</w:t>
      </w:r>
      <w:r w:rsidR="008C4D0D">
        <w:t xml:space="preserve"> the </w:t>
      </w:r>
      <w:r>
        <w:t>Epsilon Transformation Language</w:t>
      </w:r>
      <w:r w:rsidR="00EF68FD">
        <w:t xml:space="preserve"> (ETL)</w:t>
      </w:r>
      <w:r>
        <w:t>.</w:t>
      </w:r>
    </w:p>
    <w:p w14:paraId="5C35E303" w14:textId="77777777" w:rsidR="0014237E" w:rsidRDefault="0014237E" w:rsidP="0014237E">
      <w:pPr>
        <w:pStyle w:val="ListParagraph"/>
      </w:pPr>
    </w:p>
    <w:p w14:paraId="1A52D192" w14:textId="77777777" w:rsidR="0014237E" w:rsidRDefault="0014237E" w:rsidP="005C688D">
      <w:pPr>
        <w:pStyle w:val="ListParagraph"/>
        <w:numPr>
          <w:ilvl w:val="0"/>
          <w:numId w:val="3"/>
        </w:numPr>
      </w:pPr>
      <w:r>
        <w:t xml:space="preserve">Users </w:t>
      </w:r>
      <w:r w:rsidR="009F38C3">
        <w:t xml:space="preserve">should be able to </w:t>
      </w:r>
      <w:r>
        <w:t xml:space="preserve">generate code or text from </w:t>
      </w:r>
      <w:r w:rsidR="008C4D0D">
        <w:t>an</w:t>
      </w:r>
      <w:r w:rsidR="008A06B6">
        <w:t xml:space="preserve"> </w:t>
      </w:r>
      <w:proofErr w:type="spellStart"/>
      <w:r>
        <w:t>Astah</w:t>
      </w:r>
      <w:proofErr w:type="spellEnd"/>
      <w:r>
        <w:t xml:space="preserve"> GSN model with </w:t>
      </w:r>
      <w:r w:rsidR="008C4D0D">
        <w:t xml:space="preserve">the </w:t>
      </w:r>
      <w:r>
        <w:t xml:space="preserve">Epsilon </w:t>
      </w:r>
      <w:r w:rsidR="0061123F">
        <w:t xml:space="preserve">Code </w:t>
      </w:r>
      <w:r>
        <w:t>Generation Language</w:t>
      </w:r>
      <w:r w:rsidR="00EF68FD">
        <w:t xml:space="preserve"> (EGL)</w:t>
      </w:r>
      <w:r>
        <w:t>.</w:t>
      </w:r>
    </w:p>
    <w:p w14:paraId="763E7B98" w14:textId="77777777" w:rsidR="00F742D9" w:rsidRDefault="00F742D9" w:rsidP="00F742D9">
      <w:pPr>
        <w:pStyle w:val="ListParagraph"/>
      </w:pPr>
    </w:p>
    <w:p w14:paraId="561860D7" w14:textId="77777777"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w:t>
      </w:r>
      <w:proofErr w:type="spellStart"/>
      <w:r w:rsidR="008C4D0D">
        <w:t>Astah</w:t>
      </w:r>
      <w:proofErr w:type="spellEnd"/>
      <w:r w:rsidR="008C4D0D">
        <w:t xml:space="preserve"> GSN driver for Epsilon</w:t>
      </w:r>
      <w:r>
        <w:t xml:space="preserve"> while developing </w:t>
      </w:r>
      <w:r w:rsidR="00BE5D06">
        <w:t>it</w:t>
      </w:r>
      <w:r>
        <w:t>.</w:t>
      </w:r>
    </w:p>
    <w:p w14:paraId="0048043B" w14:textId="77777777" w:rsidR="008A3915" w:rsidRDefault="008A3915">
      <w:pPr>
        <w:jc w:val="left"/>
      </w:pPr>
      <w:r>
        <w:br w:type="page"/>
      </w:r>
    </w:p>
    <w:p w14:paraId="65D70307" w14:textId="77777777" w:rsidR="00854A9B" w:rsidRDefault="0078223B" w:rsidP="00204182">
      <w:pPr>
        <w:pStyle w:val="Heading1"/>
        <w:numPr>
          <w:ilvl w:val="0"/>
          <w:numId w:val="1"/>
        </w:numPr>
      </w:pPr>
      <w:bookmarkStart w:id="12" w:name="_Toc46500771"/>
      <w:r>
        <w:lastRenderedPageBreak/>
        <w:t>DESIGN</w:t>
      </w:r>
      <w:bookmarkEnd w:id="12"/>
    </w:p>
    <w:p w14:paraId="049C1B35" w14:textId="77777777" w:rsidR="00A43086" w:rsidRDefault="00A43086" w:rsidP="00136E9B"/>
    <w:p w14:paraId="73CC852F" w14:textId="77777777"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w:t>
      </w:r>
      <w:proofErr w:type="spellStart"/>
      <w:r>
        <w:t>Astah</w:t>
      </w:r>
      <w:proofErr w:type="spellEnd"/>
      <w:r>
        <w:t xml:space="preserve"> GSN driver could be constructed. The most similar drivers that could be used in the design of the </w:t>
      </w:r>
      <w:proofErr w:type="spellStart"/>
      <w:r>
        <w:t>Astah</w:t>
      </w:r>
      <w:proofErr w:type="spellEnd"/>
      <w:r>
        <w:t xml:space="preserve"> GSN driver were the internal Plain-XML driver and external HTML driver. While designing the </w:t>
      </w:r>
      <w:proofErr w:type="spellStart"/>
      <w:r>
        <w:t>Astah</w:t>
      </w:r>
      <w:proofErr w:type="spellEnd"/>
      <w:r>
        <w:t xml:space="preserve"> GSN driver, these two drivers and their features helped me a lot. Both drivers and how they are used in this project will be explained in this chapter.</w:t>
      </w:r>
    </w:p>
    <w:p w14:paraId="081E607A" w14:textId="77777777"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proofErr w:type="spellStart"/>
      <w:r>
        <w:t>Astah</w:t>
      </w:r>
      <w:proofErr w:type="spellEnd"/>
      <w:r>
        <w:t xml:space="preserve">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14:paraId="1067DA4D" w14:textId="77777777" w:rsidR="00927C0C" w:rsidRDefault="00927C0C" w:rsidP="00927C0C">
      <w:r>
        <w:t xml:space="preserve">The Plain-XML driver comes with the default Epsilon installation. It is an internal model driver like EMF (Eclipse Modeling Framework) or UML (Unified Modeling Language) model drivers. Since </w:t>
      </w:r>
      <w:proofErr w:type="spellStart"/>
      <w:r>
        <w:t>Astah</w:t>
      </w:r>
      <w:proofErr w:type="spellEnd"/>
      <w:r>
        <w:t xml:space="preserve">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14:paraId="7B2E755D" w14:textId="77777777" w:rsidR="00927C0C" w:rsidRDefault="00927C0C" w:rsidP="00927C0C">
      <w:r>
        <w:t xml:space="preserve">Plain-XML driver can parse XML files and allows users to load, read and update XML models in Epsilon. However, after some experimentation, I determined that this driver is not useful for </w:t>
      </w:r>
      <w:proofErr w:type="spellStart"/>
      <w:r>
        <w:t>Astah</w:t>
      </w:r>
      <w:proofErr w:type="spellEnd"/>
      <w:r>
        <w:t xml:space="preserve"> GSN XMI files. </w:t>
      </w:r>
      <w:proofErr w:type="spellStart"/>
      <w:r>
        <w:t>Astah</w:t>
      </w:r>
      <w:proofErr w:type="spellEnd"/>
      <w:r>
        <w:t xml:space="preserve"> GSN XMI files store every element in the GSN model with the same tag name (</w:t>
      </w:r>
      <w:proofErr w:type="spellStart"/>
      <w:r w:rsidRPr="00505BA3">
        <w:rPr>
          <w:i/>
        </w:rPr>
        <w:t>argumentElement</w:t>
      </w:r>
      <w:proofErr w:type="spellEnd"/>
      <w:r>
        <w:t xml:space="preserve">), but the Plain-XML driver parses files via different tag names. User can access different elements, their child elements and their attributes with the tag name parameter. However, </w:t>
      </w:r>
      <w:proofErr w:type="spellStart"/>
      <w:r>
        <w:t>Astah</w:t>
      </w:r>
      <w:proofErr w:type="spellEnd"/>
      <w:r>
        <w:t xml:space="preserve"> GSN uses XML attributes to store every elements’ values such as type, content, and ID. Therefore, the Plain-XML driver would need to be heavily modified for parsing attribute values instead of tag names.</w:t>
      </w:r>
    </w:p>
    <w:p w14:paraId="4059763C" w14:textId="77777777"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w:t>
      </w:r>
      <w:proofErr w:type="spellStart"/>
      <w:r w:rsidR="007F51C7">
        <w:t>Astah</w:t>
      </w:r>
      <w:proofErr w:type="spellEnd"/>
      <w:r w:rsidR="007F51C7">
        <w:t xml:space="preserve">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w:t>
      </w:r>
      <w:proofErr w:type="gramStart"/>
      <w:r w:rsidR="00006F27">
        <w:t>But,</w:t>
      </w:r>
      <w:proofErr w:type="gramEnd"/>
      <w:r w:rsidR="00006F27">
        <w:t xml:space="preserve">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1929DC">
        <w:t>is not useless 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w:t>
      </w:r>
      <w:proofErr w:type="spellStart"/>
      <w:r w:rsidR="00006F27">
        <w:t>Astah</w:t>
      </w:r>
      <w:proofErr w:type="spellEnd"/>
      <w:r w:rsidR="00006F27">
        <w:t xml:space="preserve"> GSN” thus, new project packages for the project created. </w:t>
      </w:r>
      <w:r w:rsidR="003C2814">
        <w:t>More details about H</w:t>
      </w:r>
      <w:r w:rsidR="00633DEC">
        <w:t>TML will be explained later in S</w:t>
      </w:r>
      <w:r w:rsidR="003C2814">
        <w:t>ection</w:t>
      </w:r>
      <w:r w:rsidR="008507CD">
        <w:t xml:space="preserve"> 4.3</w:t>
      </w:r>
      <w:r w:rsidR="003C2814">
        <w:t>.</w:t>
      </w:r>
    </w:p>
    <w:p w14:paraId="4319A29B" w14:textId="77777777" w:rsidR="0098365D" w:rsidRDefault="0098365D" w:rsidP="00136E9B"/>
    <w:p w14:paraId="497FE0BC" w14:textId="77777777" w:rsidR="00C979DE" w:rsidRDefault="001B6D8E" w:rsidP="001B6D8E">
      <w:pPr>
        <w:pStyle w:val="Heading2"/>
        <w:numPr>
          <w:ilvl w:val="1"/>
          <w:numId w:val="1"/>
        </w:numPr>
      </w:pPr>
      <w:bookmarkStart w:id="13" w:name="_Toc46500772"/>
      <w:r>
        <w:t xml:space="preserve">Implementing an Epsilon Driver for a </w:t>
      </w:r>
      <w:r w:rsidR="002C68AE">
        <w:t>C</w:t>
      </w:r>
      <w:r w:rsidR="00C979DE" w:rsidRPr="00DC60DD">
        <w:t xml:space="preserve">ommercial </w:t>
      </w:r>
      <w:r w:rsidR="002C68AE">
        <w:t>T</w:t>
      </w:r>
      <w:r w:rsidR="00C979DE" w:rsidRPr="00DC60DD">
        <w:t>ool</w:t>
      </w:r>
      <w:bookmarkEnd w:id="13"/>
    </w:p>
    <w:p w14:paraId="49DD70A0" w14:textId="77777777" w:rsidR="001B4142" w:rsidRPr="001B4142" w:rsidRDefault="001B4142" w:rsidP="001B4142"/>
    <w:p w14:paraId="4F368C48" w14:textId="77777777" w:rsidR="001929DC" w:rsidRDefault="001929DC" w:rsidP="001929DC">
      <w:r>
        <w:t xml:space="preserve">There are several Goal Structuring Notation diagram tools out there. However, this project was developed for General Motors and they were using </w:t>
      </w:r>
      <w:proofErr w:type="spellStart"/>
      <w:r>
        <w:t>Astah</w:t>
      </w:r>
      <w:proofErr w:type="spellEnd"/>
      <w:r>
        <w:t xml:space="preserve"> GSN for their main GSN diagram tool. Moreover, </w:t>
      </w:r>
      <w:proofErr w:type="spellStart"/>
      <w:r>
        <w:t>Astah</w:t>
      </w:r>
      <w:proofErr w:type="spellEnd"/>
      <w:r>
        <w:t xml:space="preserve"> GSN has many features that other GSN tools don’t have. </w:t>
      </w:r>
      <w:proofErr w:type="gramStart"/>
      <w:r>
        <w:t>But,</w:t>
      </w:r>
      <w:proofErr w:type="gramEnd"/>
      <w:r>
        <w:t xml:space="preserve"> this doesn’t mean </w:t>
      </w:r>
      <w:proofErr w:type="spellStart"/>
      <w:r>
        <w:t>Astah</w:t>
      </w:r>
      <w:proofErr w:type="spellEnd"/>
      <w:r>
        <w:t xml:space="preserve"> GSN is perfect. It is a commercial tool and most of the methods that they used in </w:t>
      </w:r>
      <w:proofErr w:type="spellStart"/>
      <w:r>
        <w:t>Astah</w:t>
      </w:r>
      <w:proofErr w:type="spellEnd"/>
      <w:r>
        <w:t xml:space="preserve"> GSN are proprietary. That’s why I couldn’t use the </w:t>
      </w:r>
      <w:proofErr w:type="spellStart"/>
      <w:r>
        <w:t>Astah</w:t>
      </w:r>
      <w:proofErr w:type="spellEnd"/>
      <w:r>
        <w:t xml:space="preserve"> GSN model files (.</w:t>
      </w:r>
      <w:proofErr w:type="spellStart"/>
      <w:r>
        <w:t>agml</w:t>
      </w:r>
      <w:proofErr w:type="spellEnd"/>
      <w:r>
        <w:t>) directly while developing the Epsilon driver; I have to use its XMI import/export function to access the GSN model.</w:t>
      </w:r>
    </w:p>
    <w:p w14:paraId="7AB07E0B" w14:textId="77777777" w:rsidR="001929DC" w:rsidRDefault="001929DC" w:rsidP="001929DC">
      <w:r>
        <w:t xml:space="preserve">XMI import/export functionality is a good feature but, like </w:t>
      </w:r>
      <w:proofErr w:type="spellStart"/>
      <w:r>
        <w:t>Astah</w:t>
      </w:r>
      <w:proofErr w:type="spellEnd"/>
      <w:r>
        <w:t xml:space="preserve"> GSN it’s not perfect. For instance, some node elements in the XMI file uses the same type of attribute values and as a result, it’s hard to identify element types. Also, the exported XMI file doesn’t store the GSN diagram (the concrete syntax), it only stores elements (abstract syntax). </w:t>
      </w:r>
      <w:proofErr w:type="gramStart"/>
      <w:r>
        <w:t>Thus</w:t>
      </w:r>
      <w:proofErr w:type="gramEnd"/>
      <w:r>
        <w:t xml:space="preserve"> after importing the XMI file back into </w:t>
      </w:r>
      <w:proofErr w:type="spellStart"/>
      <w:r>
        <w:t>Astah</w:t>
      </w:r>
      <w:proofErr w:type="spellEnd"/>
      <w:r>
        <w:t xml:space="preserve">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w:t>
      </w:r>
      <w:proofErr w:type="spellStart"/>
      <w:r>
        <w:t>Astah</w:t>
      </w:r>
      <w:proofErr w:type="spellEnd"/>
      <w:r>
        <w:t xml:space="preserve"> GSN stores Goal-to-Strategy-to-Goal relationships as Goal-to-Goal links and records these link elements’ </w:t>
      </w:r>
      <w:proofErr w:type="spellStart"/>
      <w:r w:rsidRPr="00186C5A">
        <w:rPr>
          <w:i/>
        </w:rPr>
        <w:t>xmi:id</w:t>
      </w:r>
      <w:proofErr w:type="spellEnd"/>
      <w:r>
        <w:t xml:space="preserve"> in the Strategy elements’ </w:t>
      </w:r>
      <w:proofErr w:type="spellStart"/>
      <w:r w:rsidRPr="00186C5A">
        <w:rPr>
          <w:i/>
        </w:rPr>
        <w:t>describedInference</w:t>
      </w:r>
      <w:proofErr w:type="spellEnd"/>
      <w:r>
        <w:t xml:space="preserve"> attribute. These kinds of defects make it challenging to develop an Epsilon driver for </w:t>
      </w:r>
      <w:proofErr w:type="spellStart"/>
      <w:r>
        <w:t>Astah</w:t>
      </w:r>
      <w:proofErr w:type="spellEnd"/>
      <w:r>
        <w:t xml:space="preserve"> GSN. We discuss these challenges further in the next sections.</w:t>
      </w:r>
    </w:p>
    <w:p w14:paraId="5FE06EAB" w14:textId="77777777" w:rsidR="0098365D" w:rsidRPr="002F5BFC" w:rsidRDefault="0098365D" w:rsidP="00136E9B"/>
    <w:p w14:paraId="40028DEF" w14:textId="77777777" w:rsidR="00894E88" w:rsidRDefault="00894E88" w:rsidP="001B6D8E">
      <w:pPr>
        <w:pStyle w:val="Heading2"/>
        <w:numPr>
          <w:ilvl w:val="1"/>
          <w:numId w:val="1"/>
        </w:numPr>
      </w:pPr>
      <w:bookmarkStart w:id="14" w:name="_Toc46500773"/>
      <w:r>
        <w:t xml:space="preserve">XMI </w:t>
      </w:r>
      <w:r w:rsidR="006C68D8">
        <w:t>File and Element</w:t>
      </w:r>
      <w:r>
        <w:t xml:space="preserve"> </w:t>
      </w:r>
      <w:r w:rsidR="006C68D8">
        <w:t>A</w:t>
      </w:r>
      <w:r>
        <w:t>ttribute</w:t>
      </w:r>
      <w:r w:rsidR="006C68D8">
        <w:t>s</w:t>
      </w:r>
      <w:bookmarkEnd w:id="14"/>
    </w:p>
    <w:p w14:paraId="3D0BCE4F" w14:textId="77777777" w:rsidR="001B4142" w:rsidRPr="001B4142" w:rsidRDefault="001B4142" w:rsidP="001B4142"/>
    <w:p w14:paraId="08F6874B" w14:textId="77777777" w:rsidR="001929DC" w:rsidRDefault="001929DC" w:rsidP="001929DC">
      <w:r>
        <w:lastRenderedPageBreak/>
        <w:t xml:space="preserve">XMI (XML Metamodel Interchange) is an OMG (Object Management Group) standard format for interchanging MOF (Meta Object Facility) models [15] such as GSN. </w:t>
      </w:r>
      <w:proofErr w:type="spellStart"/>
      <w:r>
        <w:t>Astah</w:t>
      </w:r>
      <w:proofErr w:type="spellEnd"/>
      <w:r>
        <w:t xml:space="preserve">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w:t>
      </w:r>
      <w:proofErr w:type="spellStart"/>
      <w:r>
        <w:t>Astah</w:t>
      </w:r>
      <w:proofErr w:type="spellEnd"/>
      <w:r>
        <w:t xml:space="preserve"> GSN XMI </w:t>
      </w:r>
      <w:proofErr w:type="gramStart"/>
      <w:r>
        <w:t>file</w:t>
      </w:r>
      <w:proofErr w:type="gramEnd"/>
      <w:r>
        <w:t xml:space="preserve"> but the user cannot access all types of elements because Plain-XML driver lacks the capability to parse by attribute features. The new </w:t>
      </w:r>
      <w:proofErr w:type="spellStart"/>
      <w:r>
        <w:t>Astah</w:t>
      </w:r>
      <w:proofErr w:type="spellEnd"/>
      <w:r>
        <w:t xml:space="preserve"> GSN driver developed in this project provides attribute parser and other additional features for </w:t>
      </w:r>
      <w:proofErr w:type="spellStart"/>
      <w:r>
        <w:t>Astah</w:t>
      </w:r>
      <w:proofErr w:type="spellEnd"/>
      <w:r>
        <w:t xml:space="preserve"> GSN models. With this driver, the user should be able to access or update each elements’ attributes by correct commands.</w:t>
      </w:r>
    </w:p>
    <w:p w14:paraId="74B0EC82" w14:textId="77777777"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w:t>
      </w:r>
      <w:proofErr w:type="spellStart"/>
      <w:r w:rsidR="00DD51C1">
        <w:t>Astah</w:t>
      </w:r>
      <w:proofErr w:type="spellEnd"/>
      <w:r w:rsidR="00DD51C1">
        <w:t xml:space="preserve"> GSN doesn’t use the same element types as GSN Standards. Node elements are the same but </w:t>
      </w:r>
      <w:proofErr w:type="spellStart"/>
      <w:r w:rsidR="00DD51C1">
        <w:t>Astah</w:t>
      </w:r>
      <w:proofErr w:type="spellEnd"/>
      <w:r w:rsidR="00DD51C1">
        <w:t xml:space="preserve"> uses more than two link types in the XMI document.</w:t>
      </w:r>
      <w:r w:rsidR="00AA5E8F">
        <w:t xml:space="preserve"> Table 1 shows the GSN Standard’s element types and Table 2 shows the </w:t>
      </w:r>
      <w:proofErr w:type="spellStart"/>
      <w:r w:rsidR="00AA5E8F">
        <w:t>Astah</w:t>
      </w:r>
      <w:proofErr w:type="spellEnd"/>
      <w:r w:rsidR="00AA5E8F">
        <w:t xml:space="preserve"> GSN XMI file’s element types.</w:t>
      </w:r>
    </w:p>
    <w:p w14:paraId="426E3422" w14:textId="77777777" w:rsidR="006B535F" w:rsidRDefault="006B535F" w:rsidP="00136E9B"/>
    <w:tbl>
      <w:tblPr>
        <w:tblStyle w:val="TableGrid"/>
        <w:tblW w:w="0" w:type="auto"/>
        <w:tblLook w:val="04A0" w:firstRow="1" w:lastRow="0" w:firstColumn="1" w:lastColumn="0" w:noHBand="0" w:noVBand="1"/>
      </w:tblPr>
      <w:tblGrid>
        <w:gridCol w:w="4698"/>
        <w:gridCol w:w="4698"/>
      </w:tblGrid>
      <w:tr w:rsidR="00704559" w14:paraId="7274E1B7" w14:textId="77777777" w:rsidTr="00E44B33">
        <w:tc>
          <w:tcPr>
            <w:tcW w:w="4698" w:type="dxa"/>
            <w:shd w:val="clear" w:color="auto" w:fill="28B4C8"/>
          </w:tcPr>
          <w:p w14:paraId="18D2CE67" w14:textId="77777777" w:rsidR="00704559" w:rsidRPr="003708E0" w:rsidRDefault="00704559" w:rsidP="0065524C">
            <w:pPr>
              <w:jc w:val="center"/>
              <w:rPr>
                <w:b/>
              </w:rPr>
            </w:pPr>
            <w:r w:rsidRPr="003708E0">
              <w:rPr>
                <w:b/>
              </w:rPr>
              <w:t>Node Elements</w:t>
            </w:r>
          </w:p>
        </w:tc>
        <w:tc>
          <w:tcPr>
            <w:tcW w:w="4698" w:type="dxa"/>
            <w:shd w:val="clear" w:color="auto" w:fill="28B4C8"/>
          </w:tcPr>
          <w:p w14:paraId="6A44F4EC" w14:textId="77777777" w:rsidR="00704559" w:rsidRPr="003708E0" w:rsidRDefault="00704559" w:rsidP="0065524C">
            <w:pPr>
              <w:jc w:val="center"/>
              <w:rPr>
                <w:b/>
              </w:rPr>
            </w:pPr>
            <w:r w:rsidRPr="003708E0">
              <w:rPr>
                <w:b/>
              </w:rPr>
              <w:t>Link Elements</w:t>
            </w:r>
          </w:p>
        </w:tc>
      </w:tr>
      <w:tr w:rsidR="00704559" w14:paraId="5951D840" w14:textId="77777777" w:rsidTr="0065524C">
        <w:tc>
          <w:tcPr>
            <w:tcW w:w="4698" w:type="dxa"/>
          </w:tcPr>
          <w:p w14:paraId="09041D79" w14:textId="77777777" w:rsidR="00704559" w:rsidRDefault="00704559" w:rsidP="005C688D">
            <w:pPr>
              <w:pStyle w:val="ListParagraph"/>
              <w:numPr>
                <w:ilvl w:val="0"/>
                <w:numId w:val="5"/>
              </w:numPr>
            </w:pPr>
            <w:r>
              <w:t>Goal</w:t>
            </w:r>
          </w:p>
          <w:p w14:paraId="7DEB6553" w14:textId="77777777" w:rsidR="00704559" w:rsidRDefault="00704559" w:rsidP="005C688D">
            <w:pPr>
              <w:pStyle w:val="ListParagraph"/>
              <w:numPr>
                <w:ilvl w:val="0"/>
                <w:numId w:val="5"/>
              </w:numPr>
            </w:pPr>
            <w:r>
              <w:t>Strategy</w:t>
            </w:r>
          </w:p>
          <w:p w14:paraId="4A9B0E19" w14:textId="77777777" w:rsidR="00704559" w:rsidRDefault="00704559" w:rsidP="005C688D">
            <w:pPr>
              <w:pStyle w:val="ListParagraph"/>
              <w:numPr>
                <w:ilvl w:val="0"/>
                <w:numId w:val="5"/>
              </w:numPr>
            </w:pPr>
            <w:r>
              <w:t>Solution</w:t>
            </w:r>
          </w:p>
          <w:p w14:paraId="3978B31E" w14:textId="77777777" w:rsidR="00704559" w:rsidRDefault="00704559" w:rsidP="005C688D">
            <w:pPr>
              <w:pStyle w:val="ListParagraph"/>
              <w:numPr>
                <w:ilvl w:val="0"/>
                <w:numId w:val="5"/>
              </w:numPr>
            </w:pPr>
            <w:r>
              <w:t>Context</w:t>
            </w:r>
          </w:p>
          <w:p w14:paraId="667C5E29" w14:textId="77777777" w:rsidR="00704559" w:rsidRDefault="00704559" w:rsidP="005C688D">
            <w:pPr>
              <w:pStyle w:val="ListParagraph"/>
              <w:numPr>
                <w:ilvl w:val="0"/>
                <w:numId w:val="5"/>
              </w:numPr>
            </w:pPr>
            <w:r>
              <w:t>Assumption</w:t>
            </w:r>
          </w:p>
          <w:p w14:paraId="4C354A0C" w14:textId="77777777" w:rsidR="00704559" w:rsidRDefault="00704559" w:rsidP="005C688D">
            <w:pPr>
              <w:pStyle w:val="ListParagraph"/>
              <w:numPr>
                <w:ilvl w:val="0"/>
                <w:numId w:val="5"/>
              </w:numPr>
            </w:pPr>
            <w:r>
              <w:t>Justification</w:t>
            </w:r>
          </w:p>
        </w:tc>
        <w:tc>
          <w:tcPr>
            <w:tcW w:w="4698" w:type="dxa"/>
          </w:tcPr>
          <w:p w14:paraId="33669191" w14:textId="77777777" w:rsidR="00704559" w:rsidRDefault="00704559" w:rsidP="005C688D">
            <w:pPr>
              <w:pStyle w:val="ListParagraph"/>
              <w:keepNext/>
              <w:numPr>
                <w:ilvl w:val="0"/>
                <w:numId w:val="5"/>
              </w:numPr>
              <w:jc w:val="left"/>
            </w:pPr>
            <w:proofErr w:type="spellStart"/>
            <w:r>
              <w:t>SupportedBy</w:t>
            </w:r>
            <w:proofErr w:type="spellEnd"/>
            <w:r w:rsidR="0001521D">
              <w:t xml:space="preserve"> (goal-to-goal, goal-to</w:t>
            </w:r>
            <w:r w:rsidR="004608F2">
              <w:t>-</w:t>
            </w:r>
            <w:r w:rsidR="0001521D">
              <w:t>strategy, goal-to-solution, strategy-to-goal)</w:t>
            </w:r>
          </w:p>
          <w:p w14:paraId="00EB2E0A" w14:textId="77777777" w:rsidR="00704559" w:rsidRDefault="00704559" w:rsidP="005C688D">
            <w:pPr>
              <w:pStyle w:val="ListParagraph"/>
              <w:keepNext/>
              <w:numPr>
                <w:ilvl w:val="0"/>
                <w:numId w:val="5"/>
              </w:numPr>
              <w:jc w:val="left"/>
            </w:pPr>
            <w:proofErr w:type="spellStart"/>
            <w:r>
              <w:t>InContextOf</w:t>
            </w:r>
            <w:proofErr w:type="spellEnd"/>
            <w:r w:rsidR="0001521D">
              <w:t xml:space="preserve"> (</w:t>
            </w:r>
            <w:r w:rsidR="004608F2">
              <w:t>goal-to-context, goal-to-assumption, goal-to-justification, strategy-to-context, strategy-to-assumption and strategy-to-justification</w:t>
            </w:r>
            <w:r w:rsidR="0001521D">
              <w:t>)</w:t>
            </w:r>
          </w:p>
        </w:tc>
      </w:tr>
    </w:tbl>
    <w:p w14:paraId="33E1E5F2" w14:textId="77777777" w:rsidR="00704559" w:rsidRDefault="00704559" w:rsidP="00704559">
      <w:pPr>
        <w:pStyle w:val="Caption"/>
        <w:rPr>
          <w:noProof/>
        </w:rPr>
      </w:pPr>
      <w:r>
        <w:t xml:space="preserve">Table </w:t>
      </w:r>
      <w:fldSimple w:instr=" SEQ Table \* ARABIC ">
        <w:r w:rsidR="006A1561">
          <w:rPr>
            <w:noProof/>
          </w:rPr>
          <w:t>1</w:t>
        </w:r>
      </w:fldSimple>
      <w:r>
        <w:t xml:space="preserve">: GSN Model Standard </w:t>
      </w:r>
      <w:r>
        <w:rPr>
          <w:noProof/>
        </w:rPr>
        <w:t>Element Types</w:t>
      </w:r>
    </w:p>
    <w:p w14:paraId="7C3F39EB" w14:textId="77777777" w:rsidR="0098365D" w:rsidRPr="0098365D" w:rsidRDefault="0098365D" w:rsidP="0098365D"/>
    <w:tbl>
      <w:tblPr>
        <w:tblStyle w:val="TableGrid"/>
        <w:tblW w:w="0" w:type="auto"/>
        <w:tblLook w:val="04A0" w:firstRow="1" w:lastRow="0" w:firstColumn="1" w:lastColumn="0" w:noHBand="0" w:noVBand="1"/>
      </w:tblPr>
      <w:tblGrid>
        <w:gridCol w:w="4698"/>
        <w:gridCol w:w="4698"/>
      </w:tblGrid>
      <w:tr w:rsidR="00F6138B" w14:paraId="19247501" w14:textId="77777777" w:rsidTr="00E44B33">
        <w:tc>
          <w:tcPr>
            <w:tcW w:w="4698" w:type="dxa"/>
            <w:shd w:val="clear" w:color="auto" w:fill="28B4C8"/>
          </w:tcPr>
          <w:p w14:paraId="209DF7BD" w14:textId="77777777" w:rsidR="00F6138B" w:rsidRPr="003708E0" w:rsidRDefault="00F6138B" w:rsidP="0065524C">
            <w:pPr>
              <w:jc w:val="center"/>
              <w:rPr>
                <w:b/>
              </w:rPr>
            </w:pPr>
            <w:r w:rsidRPr="003708E0">
              <w:rPr>
                <w:b/>
              </w:rPr>
              <w:t>Node Elements</w:t>
            </w:r>
          </w:p>
        </w:tc>
        <w:tc>
          <w:tcPr>
            <w:tcW w:w="4698" w:type="dxa"/>
            <w:shd w:val="clear" w:color="auto" w:fill="28B4C8"/>
          </w:tcPr>
          <w:p w14:paraId="6735E1CD" w14:textId="77777777" w:rsidR="00F6138B" w:rsidRPr="003708E0" w:rsidRDefault="00F6138B" w:rsidP="0065524C">
            <w:pPr>
              <w:jc w:val="center"/>
              <w:rPr>
                <w:b/>
              </w:rPr>
            </w:pPr>
            <w:r w:rsidRPr="003708E0">
              <w:rPr>
                <w:b/>
              </w:rPr>
              <w:t>Link Elements</w:t>
            </w:r>
          </w:p>
        </w:tc>
      </w:tr>
      <w:tr w:rsidR="00F6138B" w14:paraId="5F7B0EA1" w14:textId="77777777" w:rsidTr="0065524C">
        <w:tc>
          <w:tcPr>
            <w:tcW w:w="4698" w:type="dxa"/>
          </w:tcPr>
          <w:p w14:paraId="26A960AF" w14:textId="77777777" w:rsidR="00F6138B" w:rsidRDefault="00F6138B" w:rsidP="005C688D">
            <w:pPr>
              <w:pStyle w:val="ListParagraph"/>
              <w:numPr>
                <w:ilvl w:val="0"/>
                <w:numId w:val="5"/>
              </w:numPr>
            </w:pPr>
            <w:r>
              <w:t>Goal</w:t>
            </w:r>
          </w:p>
          <w:p w14:paraId="4AEEF1B1" w14:textId="77777777" w:rsidR="00F6138B" w:rsidRDefault="00F6138B" w:rsidP="005C688D">
            <w:pPr>
              <w:pStyle w:val="ListParagraph"/>
              <w:numPr>
                <w:ilvl w:val="0"/>
                <w:numId w:val="5"/>
              </w:numPr>
            </w:pPr>
            <w:r>
              <w:t>Strategy</w:t>
            </w:r>
          </w:p>
          <w:p w14:paraId="4BBADE27" w14:textId="77777777" w:rsidR="00F6138B" w:rsidRDefault="00F6138B" w:rsidP="005C688D">
            <w:pPr>
              <w:pStyle w:val="ListParagraph"/>
              <w:numPr>
                <w:ilvl w:val="0"/>
                <w:numId w:val="5"/>
              </w:numPr>
            </w:pPr>
            <w:r>
              <w:t>Solution</w:t>
            </w:r>
          </w:p>
          <w:p w14:paraId="5AE9699D" w14:textId="77777777" w:rsidR="00F6138B" w:rsidRDefault="00F6138B" w:rsidP="005C688D">
            <w:pPr>
              <w:pStyle w:val="ListParagraph"/>
              <w:numPr>
                <w:ilvl w:val="0"/>
                <w:numId w:val="5"/>
              </w:numPr>
            </w:pPr>
            <w:r>
              <w:t>Context</w:t>
            </w:r>
          </w:p>
          <w:p w14:paraId="47859802" w14:textId="77777777" w:rsidR="00F6138B" w:rsidRDefault="00F6138B" w:rsidP="005C688D">
            <w:pPr>
              <w:pStyle w:val="ListParagraph"/>
              <w:numPr>
                <w:ilvl w:val="0"/>
                <w:numId w:val="5"/>
              </w:numPr>
            </w:pPr>
            <w:r>
              <w:t>Assumption</w:t>
            </w:r>
          </w:p>
          <w:p w14:paraId="6B2554BF" w14:textId="77777777" w:rsidR="00F6138B" w:rsidRDefault="00F6138B" w:rsidP="005C688D">
            <w:pPr>
              <w:pStyle w:val="ListParagraph"/>
              <w:numPr>
                <w:ilvl w:val="0"/>
                <w:numId w:val="5"/>
              </w:numPr>
            </w:pPr>
            <w:r>
              <w:t>Justification</w:t>
            </w:r>
          </w:p>
        </w:tc>
        <w:tc>
          <w:tcPr>
            <w:tcW w:w="4698" w:type="dxa"/>
          </w:tcPr>
          <w:p w14:paraId="1231234B" w14:textId="77777777" w:rsidR="00F6138B" w:rsidRDefault="00F6138B" w:rsidP="00186C5A">
            <w:pPr>
              <w:pStyle w:val="ListParagraph"/>
              <w:numPr>
                <w:ilvl w:val="0"/>
                <w:numId w:val="5"/>
              </w:numPr>
              <w:jc w:val="left"/>
            </w:pPr>
            <w:r>
              <w:t>Asserted Inference</w:t>
            </w:r>
            <w:r w:rsidR="00186C5A">
              <w:t xml:space="preserve"> (goal-to-goal)</w:t>
            </w:r>
          </w:p>
          <w:p w14:paraId="0223AA20" w14:textId="77777777" w:rsidR="00F6138B" w:rsidRDefault="00F6138B" w:rsidP="00186C5A">
            <w:pPr>
              <w:pStyle w:val="ListParagraph"/>
              <w:numPr>
                <w:ilvl w:val="0"/>
                <w:numId w:val="5"/>
              </w:numPr>
              <w:jc w:val="left"/>
            </w:pPr>
            <w:r>
              <w:t>Asserted Evidence</w:t>
            </w:r>
            <w:r w:rsidR="00186C5A">
              <w:t xml:space="preserve"> (goal-to-solution)</w:t>
            </w:r>
          </w:p>
          <w:p w14:paraId="2D4231BE" w14:textId="77777777" w:rsidR="00F6138B" w:rsidRDefault="00F6138B" w:rsidP="00186C5A">
            <w:pPr>
              <w:pStyle w:val="ListParagraph"/>
              <w:keepNext/>
              <w:numPr>
                <w:ilvl w:val="0"/>
                <w:numId w:val="5"/>
              </w:numPr>
              <w:jc w:val="left"/>
            </w:pPr>
            <w:r>
              <w:t>Asserted Context</w:t>
            </w:r>
            <w:r w:rsidR="00186C5A">
              <w:t xml:space="preserve"> (goal-to-context, goal-to-assumption, goal-to-justification, strategy-to-context, strategy-to-assumption and strategy-to-justification)</w:t>
            </w:r>
          </w:p>
        </w:tc>
      </w:tr>
    </w:tbl>
    <w:p w14:paraId="0EED27B5" w14:textId="77777777" w:rsidR="008C576C" w:rsidRDefault="008C576C" w:rsidP="008C576C">
      <w:pPr>
        <w:pStyle w:val="Caption"/>
      </w:pPr>
      <w:r>
        <w:t xml:space="preserve">Table </w:t>
      </w:r>
      <w:fldSimple w:instr=" SEQ Table \* ARABIC ">
        <w:r w:rsidR="006A1561">
          <w:rPr>
            <w:noProof/>
          </w:rPr>
          <w:t>2</w:t>
        </w:r>
      </w:fldSimple>
      <w:r w:rsidRPr="007D09E8">
        <w:t xml:space="preserve">: </w:t>
      </w:r>
      <w:proofErr w:type="spellStart"/>
      <w:r w:rsidR="00704559">
        <w:t>Astah</w:t>
      </w:r>
      <w:proofErr w:type="spellEnd"/>
      <w:r w:rsidR="00704559">
        <w:t xml:space="preserve"> </w:t>
      </w:r>
      <w:r w:rsidRPr="007D09E8">
        <w:t>GSN Element Types</w:t>
      </w:r>
    </w:p>
    <w:p w14:paraId="3B190FD7" w14:textId="77777777" w:rsidR="0098365D" w:rsidRPr="0098365D" w:rsidRDefault="0098365D" w:rsidP="0098365D"/>
    <w:p w14:paraId="4B8170B7" w14:textId="77777777" w:rsidR="0098365D" w:rsidRDefault="00343C4B" w:rsidP="00343C4B">
      <w:proofErr w:type="spellStart"/>
      <w:r>
        <w:t>Astah</w:t>
      </w:r>
      <w:proofErr w:type="spellEnd"/>
      <w:r>
        <w:t xml:space="preserve">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 xml:space="preserve">the GSN element (tag name: </w:t>
      </w:r>
      <w:proofErr w:type="spellStart"/>
      <w:r w:rsidR="001929DC">
        <w:t>argumentElement</w:t>
      </w:r>
      <w:proofErr w:type="spellEnd"/>
      <w:r w:rsidR="001929DC">
        <w:t>) attributes and their description.</w:t>
      </w:r>
    </w:p>
    <w:tbl>
      <w:tblPr>
        <w:tblStyle w:val="TableGrid"/>
        <w:tblW w:w="0" w:type="auto"/>
        <w:tblLook w:val="04A0" w:firstRow="1" w:lastRow="0" w:firstColumn="1" w:lastColumn="0" w:noHBand="0" w:noVBand="1"/>
      </w:tblPr>
      <w:tblGrid>
        <w:gridCol w:w="2122"/>
        <w:gridCol w:w="2835"/>
        <w:gridCol w:w="4439"/>
      </w:tblGrid>
      <w:tr w:rsidR="00151EF9" w14:paraId="2B2C10A4" w14:textId="77777777" w:rsidTr="00E44B33">
        <w:tc>
          <w:tcPr>
            <w:tcW w:w="2122" w:type="dxa"/>
            <w:shd w:val="clear" w:color="auto" w:fill="28B4C8"/>
            <w:vAlign w:val="center"/>
          </w:tcPr>
          <w:p w14:paraId="3FCDEC81" w14:textId="77777777" w:rsidR="00151EF9" w:rsidRPr="003708E0" w:rsidRDefault="00151EF9" w:rsidP="0065524C">
            <w:pPr>
              <w:jc w:val="center"/>
              <w:rPr>
                <w:b/>
              </w:rPr>
            </w:pPr>
            <w:r>
              <w:rPr>
                <w:b/>
              </w:rPr>
              <w:lastRenderedPageBreak/>
              <w:t>Attribute Name</w:t>
            </w:r>
          </w:p>
        </w:tc>
        <w:tc>
          <w:tcPr>
            <w:tcW w:w="2835" w:type="dxa"/>
            <w:shd w:val="clear" w:color="auto" w:fill="28B4C8"/>
            <w:vAlign w:val="center"/>
          </w:tcPr>
          <w:p w14:paraId="59F6EA67" w14:textId="77777777" w:rsidR="00151EF9" w:rsidRDefault="00151EF9" w:rsidP="0065524C">
            <w:pPr>
              <w:jc w:val="center"/>
              <w:rPr>
                <w:b/>
              </w:rPr>
            </w:pPr>
            <w:r>
              <w:rPr>
                <w:b/>
              </w:rPr>
              <w:t>Element Type</w:t>
            </w:r>
          </w:p>
        </w:tc>
        <w:tc>
          <w:tcPr>
            <w:tcW w:w="4439" w:type="dxa"/>
            <w:shd w:val="clear" w:color="auto" w:fill="28B4C8"/>
            <w:vAlign w:val="center"/>
          </w:tcPr>
          <w:p w14:paraId="708B4D94" w14:textId="77777777" w:rsidR="00151EF9" w:rsidRPr="003708E0" w:rsidRDefault="00151EF9" w:rsidP="0065524C">
            <w:pPr>
              <w:jc w:val="center"/>
              <w:rPr>
                <w:b/>
              </w:rPr>
            </w:pPr>
            <w:r>
              <w:rPr>
                <w:b/>
              </w:rPr>
              <w:t>Description</w:t>
            </w:r>
          </w:p>
        </w:tc>
      </w:tr>
      <w:tr w:rsidR="00151EF9" w14:paraId="0A1F836A" w14:textId="77777777" w:rsidTr="00E03886">
        <w:tc>
          <w:tcPr>
            <w:tcW w:w="2122" w:type="dxa"/>
            <w:vAlign w:val="center"/>
          </w:tcPr>
          <w:p w14:paraId="54873061" w14:textId="77777777" w:rsidR="00E63461" w:rsidRDefault="004A3990" w:rsidP="00E63461">
            <w:pPr>
              <w:jc w:val="center"/>
            </w:pPr>
            <w:proofErr w:type="spellStart"/>
            <w:proofErr w:type="gramStart"/>
            <w:r>
              <w:t>x</w:t>
            </w:r>
            <w:r w:rsidR="00E63461">
              <w:t>si:type</w:t>
            </w:r>
            <w:proofErr w:type="spellEnd"/>
            <w:proofErr w:type="gramEnd"/>
          </w:p>
        </w:tc>
        <w:tc>
          <w:tcPr>
            <w:tcW w:w="2835" w:type="dxa"/>
            <w:vAlign w:val="center"/>
          </w:tcPr>
          <w:p w14:paraId="6157DA0B" w14:textId="77777777" w:rsidR="00151EF9" w:rsidRDefault="00E63461" w:rsidP="00E63461">
            <w:pPr>
              <w:keepNext/>
              <w:jc w:val="center"/>
            </w:pPr>
            <w:r>
              <w:t>All</w:t>
            </w:r>
            <w:r w:rsidR="00E14B13">
              <w:t xml:space="preserve"> elements</w:t>
            </w:r>
          </w:p>
        </w:tc>
        <w:tc>
          <w:tcPr>
            <w:tcW w:w="4439" w:type="dxa"/>
            <w:vAlign w:val="center"/>
          </w:tcPr>
          <w:p w14:paraId="0254CBEA" w14:textId="77777777" w:rsidR="00151EF9" w:rsidRDefault="00E6368A" w:rsidP="00151EF9">
            <w:pPr>
              <w:keepNext/>
            </w:pPr>
            <w:r>
              <w:t xml:space="preserve">Element’s type (Some node types have the same </w:t>
            </w:r>
            <w:proofErr w:type="spellStart"/>
            <w:proofErr w:type="gramStart"/>
            <w:r>
              <w:t>xsi:type</w:t>
            </w:r>
            <w:proofErr w:type="spellEnd"/>
            <w:proofErr w:type="gramEnd"/>
            <w:r>
              <w:t xml:space="preserve"> attribute)</w:t>
            </w:r>
          </w:p>
        </w:tc>
      </w:tr>
      <w:tr w:rsidR="00E14B13" w14:paraId="097EAEAF" w14:textId="77777777" w:rsidTr="00E03886">
        <w:tc>
          <w:tcPr>
            <w:tcW w:w="2122" w:type="dxa"/>
            <w:vAlign w:val="center"/>
          </w:tcPr>
          <w:p w14:paraId="76011DD9" w14:textId="77777777" w:rsidR="00E14B13" w:rsidRDefault="004A3990" w:rsidP="00E14B13">
            <w:pPr>
              <w:jc w:val="center"/>
            </w:pPr>
            <w:proofErr w:type="spellStart"/>
            <w:r>
              <w:t>x</w:t>
            </w:r>
            <w:r w:rsidR="00E14B13">
              <w:t>mi:id</w:t>
            </w:r>
            <w:proofErr w:type="spellEnd"/>
          </w:p>
        </w:tc>
        <w:tc>
          <w:tcPr>
            <w:tcW w:w="2835" w:type="dxa"/>
            <w:vAlign w:val="center"/>
          </w:tcPr>
          <w:p w14:paraId="23E30257" w14:textId="77777777" w:rsidR="00E14B13" w:rsidRDefault="00E14B13" w:rsidP="00E14B13">
            <w:pPr>
              <w:jc w:val="center"/>
            </w:pPr>
            <w:r w:rsidRPr="006B325D">
              <w:t>All elements</w:t>
            </w:r>
          </w:p>
        </w:tc>
        <w:tc>
          <w:tcPr>
            <w:tcW w:w="4439" w:type="dxa"/>
            <w:vAlign w:val="center"/>
          </w:tcPr>
          <w:p w14:paraId="56DD792E" w14:textId="77777777" w:rsidR="00E14B13" w:rsidRDefault="00E6368A" w:rsidP="00E14B13">
            <w:pPr>
              <w:keepNext/>
            </w:pPr>
            <w:r>
              <w:t>Unique ID for each element</w:t>
            </w:r>
          </w:p>
        </w:tc>
      </w:tr>
      <w:tr w:rsidR="00E14B13" w14:paraId="1C4BF0D4" w14:textId="77777777" w:rsidTr="00E03886">
        <w:tc>
          <w:tcPr>
            <w:tcW w:w="2122" w:type="dxa"/>
            <w:vAlign w:val="center"/>
          </w:tcPr>
          <w:p w14:paraId="5C00224D" w14:textId="77777777" w:rsidR="00E14B13" w:rsidRDefault="00E14B13" w:rsidP="00E14B13">
            <w:pPr>
              <w:jc w:val="center"/>
            </w:pPr>
            <w:r>
              <w:t>ID</w:t>
            </w:r>
          </w:p>
        </w:tc>
        <w:tc>
          <w:tcPr>
            <w:tcW w:w="2835" w:type="dxa"/>
            <w:vAlign w:val="center"/>
          </w:tcPr>
          <w:p w14:paraId="0C30BCB1" w14:textId="77777777" w:rsidR="00E14B13" w:rsidRDefault="00E14B13" w:rsidP="00E14B13">
            <w:pPr>
              <w:jc w:val="center"/>
            </w:pPr>
            <w:r w:rsidRPr="006B325D">
              <w:t>All elements</w:t>
            </w:r>
          </w:p>
        </w:tc>
        <w:tc>
          <w:tcPr>
            <w:tcW w:w="4439" w:type="dxa"/>
            <w:vAlign w:val="center"/>
          </w:tcPr>
          <w:p w14:paraId="44C3882D" w14:textId="77777777" w:rsidR="00E14B13" w:rsidRDefault="00E6368A" w:rsidP="008A06B6">
            <w:pPr>
              <w:keepNext/>
            </w:pPr>
            <w:r>
              <w:t>Element’s ID shown in the GSN diagram (e.g. G1)</w:t>
            </w:r>
          </w:p>
        </w:tc>
      </w:tr>
      <w:tr w:rsidR="00E14B13" w14:paraId="1DA74F52" w14:textId="77777777" w:rsidTr="00E03886">
        <w:tc>
          <w:tcPr>
            <w:tcW w:w="2122" w:type="dxa"/>
            <w:vAlign w:val="center"/>
          </w:tcPr>
          <w:p w14:paraId="2862BD9F" w14:textId="77777777" w:rsidR="00E14B13" w:rsidRDefault="00E14B13" w:rsidP="00E14B13">
            <w:pPr>
              <w:jc w:val="center"/>
            </w:pPr>
            <w:r>
              <w:t>Description</w:t>
            </w:r>
          </w:p>
        </w:tc>
        <w:tc>
          <w:tcPr>
            <w:tcW w:w="2835" w:type="dxa"/>
            <w:vAlign w:val="center"/>
          </w:tcPr>
          <w:p w14:paraId="6F1156F9" w14:textId="77777777" w:rsidR="00E14B13" w:rsidRDefault="00E14B13" w:rsidP="00E14B13">
            <w:pPr>
              <w:jc w:val="center"/>
            </w:pPr>
            <w:r w:rsidRPr="006B325D">
              <w:t>All elements</w:t>
            </w:r>
          </w:p>
        </w:tc>
        <w:tc>
          <w:tcPr>
            <w:tcW w:w="4439" w:type="dxa"/>
            <w:vAlign w:val="center"/>
          </w:tcPr>
          <w:p w14:paraId="074282F9" w14:textId="77777777" w:rsidR="00E14B13" w:rsidRDefault="00E6368A" w:rsidP="00E14B13">
            <w:pPr>
              <w:keepNext/>
            </w:pPr>
            <w:r>
              <w:t>Description of the element (Mostly empty)</w:t>
            </w:r>
          </w:p>
        </w:tc>
      </w:tr>
      <w:tr w:rsidR="00E14B13" w14:paraId="3EEC356D" w14:textId="77777777" w:rsidTr="00E03886">
        <w:tc>
          <w:tcPr>
            <w:tcW w:w="2122" w:type="dxa"/>
            <w:vAlign w:val="center"/>
          </w:tcPr>
          <w:p w14:paraId="369AAD7E" w14:textId="77777777" w:rsidR="00E14B13" w:rsidRDefault="00E14B13" w:rsidP="00E14B13">
            <w:pPr>
              <w:jc w:val="center"/>
            </w:pPr>
            <w:r>
              <w:t>Content</w:t>
            </w:r>
          </w:p>
        </w:tc>
        <w:tc>
          <w:tcPr>
            <w:tcW w:w="2835" w:type="dxa"/>
            <w:vAlign w:val="center"/>
          </w:tcPr>
          <w:p w14:paraId="66FE9728" w14:textId="77777777" w:rsidR="00E14B13" w:rsidRDefault="00E14B13" w:rsidP="00E14B13">
            <w:pPr>
              <w:jc w:val="center"/>
            </w:pPr>
            <w:r w:rsidRPr="006B325D">
              <w:t>All elements</w:t>
            </w:r>
          </w:p>
        </w:tc>
        <w:tc>
          <w:tcPr>
            <w:tcW w:w="4439" w:type="dxa"/>
            <w:vAlign w:val="center"/>
          </w:tcPr>
          <w:p w14:paraId="4FF9D84F" w14:textId="77777777" w:rsidR="00E14B13" w:rsidRDefault="00E6368A" w:rsidP="00E14B13">
            <w:pPr>
              <w:keepNext/>
            </w:pPr>
            <w:r>
              <w:t>Content of the element that is shown on the GSN diagram</w:t>
            </w:r>
          </w:p>
        </w:tc>
      </w:tr>
      <w:tr w:rsidR="00E63461" w14:paraId="3DC1A0D4" w14:textId="77777777" w:rsidTr="00E03886">
        <w:tc>
          <w:tcPr>
            <w:tcW w:w="2122" w:type="dxa"/>
            <w:vAlign w:val="center"/>
          </w:tcPr>
          <w:p w14:paraId="06CA7190" w14:textId="77777777" w:rsidR="00E63461" w:rsidRDefault="00E63461" w:rsidP="00E63461">
            <w:pPr>
              <w:jc w:val="center"/>
            </w:pPr>
            <w:r>
              <w:t>URL</w:t>
            </w:r>
          </w:p>
        </w:tc>
        <w:tc>
          <w:tcPr>
            <w:tcW w:w="2835" w:type="dxa"/>
            <w:vAlign w:val="center"/>
          </w:tcPr>
          <w:p w14:paraId="1F73686C" w14:textId="77777777" w:rsidR="00E63461" w:rsidRDefault="00E63461" w:rsidP="00E63461">
            <w:pPr>
              <w:keepNext/>
              <w:jc w:val="center"/>
            </w:pPr>
            <w:r>
              <w:t>Node</w:t>
            </w:r>
            <w:r w:rsidR="00922200">
              <w:t>s</w:t>
            </w:r>
            <w:r>
              <w:t xml:space="preserve"> (Solution, Context)</w:t>
            </w:r>
          </w:p>
        </w:tc>
        <w:tc>
          <w:tcPr>
            <w:tcW w:w="4439" w:type="dxa"/>
            <w:vAlign w:val="center"/>
          </w:tcPr>
          <w:p w14:paraId="2979B92C" w14:textId="77777777" w:rsidR="00E63461" w:rsidRDefault="00E6368A" w:rsidP="0077189D">
            <w:pPr>
              <w:keepNext/>
            </w:pPr>
            <w:r>
              <w:t xml:space="preserve">Hyperlink of the attached </w:t>
            </w:r>
            <w:r w:rsidR="0077189D">
              <w:t>documents</w:t>
            </w:r>
          </w:p>
        </w:tc>
      </w:tr>
      <w:tr w:rsidR="00E63461" w14:paraId="6F291870" w14:textId="77777777" w:rsidTr="00E03886">
        <w:tc>
          <w:tcPr>
            <w:tcW w:w="2122" w:type="dxa"/>
            <w:vAlign w:val="center"/>
          </w:tcPr>
          <w:p w14:paraId="4843C8AC" w14:textId="77777777" w:rsidR="00E63461" w:rsidRDefault="00E63461" w:rsidP="00E63461">
            <w:pPr>
              <w:jc w:val="center"/>
            </w:pPr>
            <w:r>
              <w:t>Assumed</w:t>
            </w:r>
          </w:p>
        </w:tc>
        <w:tc>
          <w:tcPr>
            <w:tcW w:w="2835" w:type="dxa"/>
            <w:vAlign w:val="center"/>
          </w:tcPr>
          <w:p w14:paraId="6B763849"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315A4580" w14:textId="77777777"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14:paraId="7576BB13" w14:textId="77777777" w:rsidTr="00E03886">
        <w:tc>
          <w:tcPr>
            <w:tcW w:w="2122" w:type="dxa"/>
            <w:vAlign w:val="center"/>
          </w:tcPr>
          <w:p w14:paraId="169B71D5" w14:textId="77777777" w:rsidR="00E63461" w:rsidRDefault="00E63461" w:rsidP="00E63461">
            <w:pPr>
              <w:jc w:val="center"/>
            </w:pPr>
            <w:proofErr w:type="spellStart"/>
            <w:r>
              <w:t>ToBeSupported</w:t>
            </w:r>
            <w:proofErr w:type="spellEnd"/>
          </w:p>
        </w:tc>
        <w:tc>
          <w:tcPr>
            <w:tcW w:w="2835" w:type="dxa"/>
            <w:vAlign w:val="center"/>
          </w:tcPr>
          <w:p w14:paraId="646AB6A4"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6CEDAF9B" w14:textId="77777777" w:rsidR="00E63461" w:rsidRDefault="0077189D" w:rsidP="004B0865">
            <w:pPr>
              <w:keepNext/>
            </w:pPr>
            <w:r>
              <w:t>Undeveloped goal element</w:t>
            </w:r>
            <w:r w:rsidR="004B0865">
              <w:t>’</w:t>
            </w:r>
            <w:r>
              <w:t xml:space="preserve">s attribute value </w:t>
            </w:r>
            <w:r w:rsidR="004B0865">
              <w:t>is</w:t>
            </w:r>
            <w:r>
              <w:t xml:space="preserve"> true</w:t>
            </w:r>
          </w:p>
        </w:tc>
      </w:tr>
      <w:tr w:rsidR="00E63461" w14:paraId="1FE590F8" w14:textId="77777777" w:rsidTr="00E03886">
        <w:tc>
          <w:tcPr>
            <w:tcW w:w="2122" w:type="dxa"/>
            <w:vAlign w:val="center"/>
          </w:tcPr>
          <w:p w14:paraId="66F3CC26" w14:textId="77777777" w:rsidR="00E63461" w:rsidRDefault="00E63461" w:rsidP="00E63461">
            <w:pPr>
              <w:jc w:val="center"/>
            </w:pPr>
            <w:proofErr w:type="spellStart"/>
            <w:r>
              <w:t>D</w:t>
            </w:r>
            <w:r w:rsidRPr="00E63461">
              <w:t>escribedInference</w:t>
            </w:r>
            <w:proofErr w:type="spellEnd"/>
          </w:p>
        </w:tc>
        <w:tc>
          <w:tcPr>
            <w:tcW w:w="2835" w:type="dxa"/>
            <w:vAlign w:val="center"/>
          </w:tcPr>
          <w:p w14:paraId="31EBBE93" w14:textId="77777777" w:rsidR="00E63461" w:rsidRDefault="00E63461" w:rsidP="00E63461">
            <w:pPr>
              <w:keepNext/>
              <w:jc w:val="center"/>
            </w:pPr>
            <w:r>
              <w:t>Node</w:t>
            </w:r>
            <w:r w:rsidR="00922200">
              <w:t>s</w:t>
            </w:r>
            <w:r>
              <w:t xml:space="preserve"> (Strategy)</w:t>
            </w:r>
          </w:p>
        </w:tc>
        <w:tc>
          <w:tcPr>
            <w:tcW w:w="4439" w:type="dxa"/>
            <w:vAlign w:val="center"/>
          </w:tcPr>
          <w:p w14:paraId="3BFACF0A" w14:textId="77777777" w:rsidR="00E63461" w:rsidRDefault="0078688E" w:rsidP="00151EF9">
            <w:pPr>
              <w:keepNext/>
            </w:pPr>
            <w:r>
              <w:t xml:space="preserve">Strategy element’s </w:t>
            </w:r>
            <w:proofErr w:type="spellStart"/>
            <w:r>
              <w:t>InContextOf</w:t>
            </w:r>
            <w:proofErr w:type="spellEnd"/>
            <w:r>
              <w:t xml:space="preserve"> relationships with Goal elements</w:t>
            </w:r>
          </w:p>
        </w:tc>
      </w:tr>
      <w:tr w:rsidR="00E63461" w14:paraId="379326A0" w14:textId="77777777" w:rsidTr="00E03886">
        <w:tc>
          <w:tcPr>
            <w:tcW w:w="2122" w:type="dxa"/>
            <w:vAlign w:val="center"/>
          </w:tcPr>
          <w:p w14:paraId="44F747DF" w14:textId="77777777" w:rsidR="00E63461" w:rsidRDefault="00E63461" w:rsidP="00E63461">
            <w:pPr>
              <w:jc w:val="center"/>
            </w:pPr>
            <w:r>
              <w:t>Target</w:t>
            </w:r>
          </w:p>
        </w:tc>
        <w:tc>
          <w:tcPr>
            <w:tcW w:w="2835" w:type="dxa"/>
            <w:vAlign w:val="center"/>
          </w:tcPr>
          <w:p w14:paraId="5D8CFE51" w14:textId="77777777" w:rsidR="00E63461" w:rsidRDefault="00E63461" w:rsidP="00E63461">
            <w:pPr>
              <w:keepNext/>
              <w:jc w:val="center"/>
            </w:pPr>
            <w:r>
              <w:t>Link</w:t>
            </w:r>
            <w:r w:rsidR="00922200">
              <w:t>s</w:t>
            </w:r>
          </w:p>
        </w:tc>
        <w:tc>
          <w:tcPr>
            <w:tcW w:w="4439" w:type="dxa"/>
            <w:vAlign w:val="center"/>
          </w:tcPr>
          <w:p w14:paraId="05054E22" w14:textId="77777777" w:rsidR="00E63461" w:rsidRDefault="00456E1D" w:rsidP="00456E1D">
            <w:pPr>
              <w:keepNext/>
            </w:pPr>
            <w:r>
              <w:t xml:space="preserve">Link element’s source node </w:t>
            </w:r>
            <w:proofErr w:type="spellStart"/>
            <w:r>
              <w:t>xmi:id</w:t>
            </w:r>
            <w:proofErr w:type="spellEnd"/>
            <w:r>
              <w:t xml:space="preserve"> (In </w:t>
            </w:r>
            <w:proofErr w:type="spellStart"/>
            <w:r>
              <w:t>Astah</w:t>
            </w:r>
            <w:proofErr w:type="spellEnd"/>
            <w:r>
              <w:t xml:space="preserve"> GSN, target and source are reversed)</w:t>
            </w:r>
          </w:p>
        </w:tc>
      </w:tr>
      <w:tr w:rsidR="00E63461" w14:paraId="5EC51064" w14:textId="77777777" w:rsidTr="00E03886">
        <w:tc>
          <w:tcPr>
            <w:tcW w:w="2122" w:type="dxa"/>
            <w:vAlign w:val="center"/>
          </w:tcPr>
          <w:p w14:paraId="233D8B6A" w14:textId="77777777" w:rsidR="00E63461" w:rsidRDefault="00E63461" w:rsidP="00E63461">
            <w:pPr>
              <w:jc w:val="center"/>
            </w:pPr>
            <w:r>
              <w:t>Source</w:t>
            </w:r>
          </w:p>
        </w:tc>
        <w:tc>
          <w:tcPr>
            <w:tcW w:w="2835" w:type="dxa"/>
            <w:vAlign w:val="center"/>
          </w:tcPr>
          <w:p w14:paraId="0B1A1955" w14:textId="77777777" w:rsidR="00E63461" w:rsidRDefault="00E63461" w:rsidP="00E63461">
            <w:pPr>
              <w:keepNext/>
              <w:jc w:val="center"/>
            </w:pPr>
            <w:r>
              <w:t>Link</w:t>
            </w:r>
            <w:r w:rsidR="00922200">
              <w:t>s</w:t>
            </w:r>
          </w:p>
        </w:tc>
        <w:tc>
          <w:tcPr>
            <w:tcW w:w="4439" w:type="dxa"/>
            <w:vAlign w:val="center"/>
          </w:tcPr>
          <w:p w14:paraId="034A91B9" w14:textId="77777777" w:rsidR="00E63461" w:rsidRDefault="00456E1D" w:rsidP="00632064">
            <w:pPr>
              <w:keepNext/>
            </w:pPr>
            <w:r>
              <w:t xml:space="preserve">Link element’s target node </w:t>
            </w:r>
            <w:proofErr w:type="spellStart"/>
            <w:r>
              <w:t>xmi:id</w:t>
            </w:r>
            <w:proofErr w:type="spellEnd"/>
            <w:r>
              <w:t xml:space="preserve"> (In </w:t>
            </w:r>
            <w:proofErr w:type="spellStart"/>
            <w:r>
              <w:t>Astah</w:t>
            </w:r>
            <w:proofErr w:type="spellEnd"/>
            <w:r>
              <w:t xml:space="preserve"> GSN, target and source are reversed)</w:t>
            </w:r>
          </w:p>
        </w:tc>
      </w:tr>
    </w:tbl>
    <w:p w14:paraId="4912B049" w14:textId="77777777" w:rsidR="00151EF9" w:rsidRDefault="00632064" w:rsidP="00632064">
      <w:pPr>
        <w:pStyle w:val="Caption"/>
      </w:pPr>
      <w:r>
        <w:t xml:space="preserve">Table </w:t>
      </w:r>
      <w:fldSimple w:instr=" SEQ Table \* ARABIC ">
        <w:r w:rsidR="006A1561">
          <w:rPr>
            <w:noProof/>
          </w:rPr>
          <w:t>3</w:t>
        </w:r>
      </w:fldSimple>
      <w:r>
        <w:t xml:space="preserve">: </w:t>
      </w:r>
      <w:proofErr w:type="spellStart"/>
      <w:r>
        <w:t>Astah</w:t>
      </w:r>
      <w:proofErr w:type="spellEnd"/>
      <w:r>
        <w:t xml:space="preserve"> GSN XMI document attributes</w:t>
      </w:r>
    </w:p>
    <w:p w14:paraId="6D01B6D6" w14:textId="77777777" w:rsidR="0098365D" w:rsidRPr="0098365D" w:rsidRDefault="0098365D" w:rsidP="0098365D"/>
    <w:p w14:paraId="75D0132B" w14:textId="77777777" w:rsidR="00D94BCA" w:rsidRDefault="00085DB4" w:rsidP="001B6D8E">
      <w:pPr>
        <w:pStyle w:val="Heading2"/>
        <w:numPr>
          <w:ilvl w:val="1"/>
          <w:numId w:val="1"/>
        </w:numPr>
      </w:pPr>
      <w:bookmarkStart w:id="15" w:name="_Toc46500774"/>
      <w:r>
        <w:t xml:space="preserve">Using </w:t>
      </w:r>
      <w:r w:rsidR="004309E3">
        <w:t xml:space="preserve">the </w:t>
      </w:r>
      <w:r w:rsidR="000C446C" w:rsidRPr="000C446C">
        <w:t xml:space="preserve">Epsilon </w:t>
      </w:r>
      <w:r>
        <w:t xml:space="preserve">HTML </w:t>
      </w:r>
      <w:r w:rsidR="00F04054">
        <w:t>D</w:t>
      </w:r>
      <w:r>
        <w:t>river</w:t>
      </w:r>
      <w:bookmarkEnd w:id="15"/>
    </w:p>
    <w:p w14:paraId="4A7C5A52" w14:textId="77777777" w:rsidR="001B4142" w:rsidRPr="001B4142" w:rsidRDefault="001B4142" w:rsidP="001B4142"/>
    <w:p w14:paraId="1FA1E5D1" w14:textId="77777777" w:rsidR="00D5372D" w:rsidRDefault="00D5372D" w:rsidP="00D5372D">
      <w:r>
        <w:t xml:space="preserve">There are multiple built-in drivers for different models in the Epsilon. However, I needed to create a new driver plugin for </w:t>
      </w:r>
      <w:proofErr w:type="spellStart"/>
      <w:r>
        <w:t>Astah</w:t>
      </w:r>
      <w:proofErr w:type="spellEnd"/>
      <w:r>
        <w:t xml:space="preserve"> GSN models. Therefore, I searched for other model drivers for Epsilon that aren’t </w:t>
      </w:r>
      <w:proofErr w:type="gramStart"/>
      <w:r>
        <w:t>built-in.</w:t>
      </w:r>
      <w:proofErr w:type="gramEnd"/>
      <w:r>
        <w:t xml:space="preserve"> </w:t>
      </w:r>
      <w:proofErr w:type="spellStart"/>
      <w:r>
        <w:t>EpsilonLab’s</w:t>
      </w:r>
      <w:proofErr w:type="spellEnd"/>
      <w:r>
        <w:t xml:space="preserve"> GitHub page [14] has several EMC drivers for different models such as HTML, JDBC, JSON, and more. The most similar model driver to </w:t>
      </w:r>
      <w:proofErr w:type="spellStart"/>
      <w:r>
        <w:t>Astah</w:t>
      </w:r>
      <w:proofErr w:type="spellEnd"/>
      <w:r>
        <w:t xml:space="preserve"> GSN was HTML because HTML and XML/XMI share a tree-like structure.</w:t>
      </w:r>
    </w:p>
    <w:p w14:paraId="20FA373A" w14:textId="77777777"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ins w:id="16" w:author="Paige, Richard" w:date="2020-07-29T16:37:00Z">
        <w:r w:rsidR="002439DA">
          <w:t>,</w:t>
        </w:r>
      </w:ins>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14:paraId="3A257DAB" w14:textId="77777777" w:rsidR="00D5372D" w:rsidRDefault="00D5372D" w:rsidP="00D5372D">
      <w:r>
        <w:t xml:space="preserve">Since I had no experience with Epsilon plugin development, I used the HTML driver as a base plugin project. I changed all names in the project and used a new image for the </w:t>
      </w:r>
      <w:proofErr w:type="spellStart"/>
      <w:r>
        <w:t>Astah</w:t>
      </w:r>
      <w:proofErr w:type="spellEnd"/>
      <w:r>
        <w:t xml:space="preserve"> GSN model selection tab. After that, I examined the HTML driver classes. The main class is called the HTML </w:t>
      </w:r>
      <w:r>
        <w:lastRenderedPageBreak/>
        <w:t xml:space="preserve">model and it invokes getter and setter classes for different functionalities. However, HTML getter and setter methods only call Plain-XML getter and setter functions. Therefore, I used Plain-XML drivers functions for the getter, setter and model classes. This is an important point to clarify: the HTML and Plain-XML drivers are interdependent. In </w:t>
      </w:r>
      <w:proofErr w:type="spellStart"/>
      <w:r>
        <w:t>Astah</w:t>
      </w:r>
      <w:proofErr w:type="spellEnd"/>
      <w:r>
        <w:t xml:space="preserve"> GSN, both are therefore used to support necessary functionality, though the high-level structure of the driver is derived from the HTML driver.</w:t>
      </w:r>
    </w:p>
    <w:p w14:paraId="4B52DB8B" w14:textId="77777777"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w:t>
      </w:r>
      <w:proofErr w:type="spellStart"/>
      <w:r w:rsidR="00607DDA">
        <w:t>Jsoup</w:t>
      </w:r>
      <w:proofErr w:type="spellEnd"/>
      <w:r w:rsidR="00607DDA">
        <w:t xml:space="preserve">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14:paraId="44BD35D8" w14:textId="77777777" w:rsidR="0098365D" w:rsidRPr="000C446C" w:rsidRDefault="0098365D" w:rsidP="00136E9B"/>
    <w:p w14:paraId="29C76AD9" w14:textId="77777777" w:rsidR="00D94BCA" w:rsidRDefault="00BF4879" w:rsidP="001B6D8E">
      <w:pPr>
        <w:pStyle w:val="Heading2"/>
        <w:numPr>
          <w:ilvl w:val="1"/>
          <w:numId w:val="1"/>
        </w:numPr>
      </w:pPr>
      <w:bookmarkStart w:id="17" w:name="_Toc46500775"/>
      <w:r>
        <w:t xml:space="preserve">Using the Epsilon </w:t>
      </w:r>
      <w:r w:rsidR="00D94BCA" w:rsidRPr="00271C0A">
        <w:t xml:space="preserve">Plain-XML </w:t>
      </w:r>
      <w:r>
        <w:t>D</w:t>
      </w:r>
      <w:r w:rsidR="00D94BCA" w:rsidRPr="00271C0A">
        <w:t>river</w:t>
      </w:r>
      <w:bookmarkEnd w:id="17"/>
    </w:p>
    <w:p w14:paraId="625AD654" w14:textId="77777777" w:rsidR="001B4142" w:rsidRPr="001B4142" w:rsidRDefault="001B4142" w:rsidP="001B4142"/>
    <w:p w14:paraId="51DD4A01" w14:textId="77777777" w:rsidR="00D5372D" w:rsidRDefault="00D5372D" w:rsidP="00D5372D">
      <w:r>
        <w:t xml:space="preserve">As stated, the HTML plugin was the most similar example to </w:t>
      </w:r>
      <w:proofErr w:type="spellStart"/>
      <w:r>
        <w:t>Astah</w:t>
      </w:r>
      <w:proofErr w:type="spellEnd"/>
      <w:r>
        <w:t xml:space="preserve">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14:paraId="316CDB03" w14:textId="77777777" w:rsidR="00D5372D" w:rsidRDefault="00D5372D" w:rsidP="00D5372D">
      <w:r>
        <w:t xml:space="preserve">The Plain-XML driver’s main goal is parsing given XML files based on tag names. For this reason, it uses Java W3C Dom library’s Node and Element classes. Each element represents a tag object. Elements store tag’s attributes, text, and its child tags. Plain-XML driver’s classes parse XML files based on tag names. However, the </w:t>
      </w:r>
      <w:proofErr w:type="spellStart"/>
      <w:r>
        <w:t>Astah</w:t>
      </w:r>
      <w:proofErr w:type="spellEnd"/>
      <w:r>
        <w:t xml:space="preserve">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14:paraId="381AC2FB" w14:textId="77777777"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w:t>
      </w:r>
      <w:proofErr w:type="spellStart"/>
      <w:r w:rsidR="00365A3E" w:rsidRPr="001B4142">
        <w:rPr>
          <w:szCs w:val="24"/>
        </w:rPr>
        <w:t>Astah</w:t>
      </w:r>
      <w:proofErr w:type="spellEnd"/>
      <w:r w:rsidR="00365A3E" w:rsidRPr="001B4142">
        <w:rPr>
          <w:szCs w:val="24"/>
        </w:rPr>
        <w:t xml:space="preserve"> GSN XMI driver doesn’t require tag names because all elements use the same tag name. </w:t>
      </w:r>
      <w:proofErr w:type="gramStart"/>
      <w:r w:rsidR="00365A3E" w:rsidRPr="001B4142">
        <w:rPr>
          <w:szCs w:val="24"/>
        </w:rPr>
        <w:t>Thus</w:t>
      </w:r>
      <w:proofErr w:type="gramEnd"/>
      <w:r w:rsidR="00365A3E" w:rsidRPr="001B4142">
        <w:rPr>
          <w:szCs w:val="24"/>
        </w:rPr>
        <w:t xml:space="preserve"> this function changed for getting GSN element’s type instead of getting the tag names as a function input.</w:t>
      </w:r>
    </w:p>
    <w:p w14:paraId="75B6D632" w14:textId="77777777"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proofErr w:type="spellStart"/>
      <w:r w:rsidRPr="001B4142">
        <w:rPr>
          <w:szCs w:val="24"/>
        </w:rPr>
        <w:t>Astah</w:t>
      </w:r>
      <w:proofErr w:type="spellEnd"/>
      <w:r w:rsidRPr="001B4142">
        <w:rPr>
          <w:szCs w:val="24"/>
        </w:rPr>
        <w:t xml:space="preserve"> GSN driver. Thus, types are changed to GSN model elements such as goal, strategy, solution, </w:t>
      </w:r>
      <w:proofErr w:type="spellStart"/>
      <w:r w:rsidRPr="001B4142">
        <w:rPr>
          <w:szCs w:val="24"/>
        </w:rPr>
        <w:t>etc</w:t>
      </w:r>
      <w:proofErr w:type="spellEnd"/>
      <w:r>
        <w:rPr>
          <w:szCs w:val="24"/>
        </w:rPr>
        <w:t>, as these are more readable (in the source code) and the resulting code will hopefully be easier to maintain.</w:t>
      </w:r>
    </w:p>
    <w:p w14:paraId="02443327" w14:textId="77777777"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proofErr w:type="spellStart"/>
      <w:r w:rsidR="00202E13" w:rsidRPr="001B4142">
        <w:rPr>
          <w:szCs w:val="24"/>
        </w:rPr>
        <w:t>Astah</w:t>
      </w:r>
      <w:proofErr w:type="spellEnd"/>
      <w:r w:rsidR="00202E13" w:rsidRPr="001B4142">
        <w:rPr>
          <w:szCs w:val="24"/>
        </w:rPr>
        <w:t xml:space="preserve">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14:paraId="0D6B23BB" w14:textId="77777777" w:rsidR="0098365D" w:rsidRPr="00202E13" w:rsidRDefault="0098365D" w:rsidP="00136E9B">
      <w:pPr>
        <w:rPr>
          <w:sz w:val="22"/>
        </w:rPr>
      </w:pPr>
    </w:p>
    <w:p w14:paraId="62467821" w14:textId="77777777" w:rsidR="00923476" w:rsidRPr="001B4142" w:rsidRDefault="00832E73" w:rsidP="001B6D8E">
      <w:pPr>
        <w:pStyle w:val="Heading2"/>
        <w:numPr>
          <w:ilvl w:val="1"/>
          <w:numId w:val="1"/>
        </w:numPr>
        <w:rPr>
          <w:sz w:val="39"/>
          <w:szCs w:val="39"/>
        </w:rPr>
      </w:pPr>
      <w:bookmarkStart w:id="18" w:name="_Toc46500776"/>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8"/>
    </w:p>
    <w:p w14:paraId="447B6780" w14:textId="77777777" w:rsidR="001B4142" w:rsidRPr="001B4142" w:rsidRDefault="001B4142" w:rsidP="001B4142"/>
    <w:p w14:paraId="4D3E675A" w14:textId="77777777" w:rsidR="004B145E" w:rsidRDefault="004B145E" w:rsidP="004B145E">
      <w:r>
        <w:t xml:space="preserve">Determining element types such as Goal, Solution or Asserted Evidence is one of the most important parts of the </w:t>
      </w:r>
      <w:proofErr w:type="spellStart"/>
      <w:r>
        <w:t>Astah</w:t>
      </w:r>
      <w:proofErr w:type="spellEnd"/>
      <w:r>
        <w:t xml:space="preserve">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w:t>
      </w:r>
      <w:proofErr w:type="spellStart"/>
      <w:r>
        <w:t>Astah</w:t>
      </w:r>
      <w:proofErr w:type="spellEnd"/>
      <w:r>
        <w:t xml:space="preserve">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14:paraId="6E0FB6F8" w14:textId="77777777"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14:paraId="6BEB28AD" w14:textId="77777777" w:rsidR="00847891" w:rsidRDefault="00847891" w:rsidP="00847891">
      <w:r>
        <w:t xml:space="preserve">Another update for not determining types with element ID would be the </w:t>
      </w:r>
      <w:proofErr w:type="gramStart"/>
      <w:r>
        <w:t>“.</w:t>
      </w:r>
      <w:proofErr w:type="spellStart"/>
      <w:r>
        <w:t>gsntype</w:t>
      </w:r>
      <w:proofErr w:type="spellEnd"/>
      <w:proofErr w:type="gramEnd"/>
      <w:r>
        <w:t>” query. Before this change, the node elements’ type w</w:t>
      </w:r>
      <w:r w:rsidR="001515E8">
        <w:t>as</w:t>
      </w:r>
      <w:r>
        <w:t xml:space="preserve"> found by element IDs and link elements’ </w:t>
      </w:r>
      <w:r w:rsidR="00656D57">
        <w:t>type</w:t>
      </w:r>
      <w:r>
        <w:t xml:space="preserve"> were found by </w:t>
      </w:r>
      <w:proofErr w:type="spellStart"/>
      <w:proofErr w:type="gramStart"/>
      <w:r w:rsidRPr="00793485">
        <w:rPr>
          <w:i/>
        </w:rPr>
        <w:t>xsi:type</w:t>
      </w:r>
      <w:proofErr w:type="spellEnd"/>
      <w:proofErr w:type="gramEnd"/>
      <w:r>
        <w:t xml:space="preserve"> attribute. After discovering custom IDs, </w:t>
      </w:r>
      <w:r w:rsidR="001515E8">
        <w:t xml:space="preserve">the </w:t>
      </w:r>
      <w:proofErr w:type="spellStart"/>
      <w:r w:rsidRPr="00793485">
        <w:rPr>
          <w:i/>
        </w:rPr>
        <w:t>gsntype</w:t>
      </w:r>
      <w:proofErr w:type="spellEnd"/>
      <w:r>
        <w:t xml:space="preserve"> function has to change. However, there is a problem with determining element type without IDs. The only way to finding element types is </w:t>
      </w:r>
      <w:r w:rsidR="001515E8">
        <w:t xml:space="preserve">the </w:t>
      </w:r>
      <w:proofErr w:type="spellStart"/>
      <w:proofErr w:type="gramStart"/>
      <w:r w:rsidRPr="00793485">
        <w:rPr>
          <w:i/>
        </w:rPr>
        <w:t>xsi:type</w:t>
      </w:r>
      <w:proofErr w:type="spellEnd"/>
      <w:proofErr w:type="gramEnd"/>
      <w:r>
        <w:t xml:space="preserve"> attribute. But, some of the node elements use the same </w:t>
      </w:r>
      <w:proofErr w:type="spellStart"/>
      <w:proofErr w:type="gramStart"/>
      <w:r>
        <w:t>xsi:type</w:t>
      </w:r>
      <w:proofErr w:type="spellEnd"/>
      <w:proofErr w:type="gramEnd"/>
      <w:r>
        <w:t xml:space="preserve"> attributes. For instance, Goal, Assumption, and Justification elements all use “</w:t>
      </w:r>
      <w:proofErr w:type="spellStart"/>
      <w:proofErr w:type="gramStart"/>
      <w:r>
        <w:t>ARM:Claim</w:t>
      </w:r>
      <w:proofErr w:type="spellEnd"/>
      <w:proofErr w:type="gramEnd"/>
      <w:r>
        <w:t xml:space="preserve">” value for </w:t>
      </w:r>
      <w:proofErr w:type="spellStart"/>
      <w:r w:rsidRPr="00793485">
        <w:rPr>
          <w:i/>
        </w:rPr>
        <w:t>xsi:type</w:t>
      </w:r>
      <w:proofErr w:type="spellEnd"/>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w:t>
      </w:r>
      <w:proofErr w:type="gramStart"/>
      <w:r>
        <w:t>elements</w:t>
      </w:r>
      <w:proofErr w:type="gramEnd"/>
      <w:r>
        <w:t xml:space="preserve"> but Justification elements can only connect to the Asserted Context element’s target side. Thus, if the given element’s </w:t>
      </w:r>
      <w:proofErr w:type="spellStart"/>
      <w:r w:rsidRPr="00822C99">
        <w:rPr>
          <w:i/>
        </w:rPr>
        <w:t>xmi:id</w:t>
      </w:r>
      <w:proofErr w:type="spellEnd"/>
      <w:r>
        <w:t xml:space="preserve"> stored in one if the Asserted Context attributes’ target attribute, that means the element’s type is Justification.</w:t>
      </w:r>
    </w:p>
    <w:p w14:paraId="378453EF" w14:textId="77777777" w:rsidR="00FA209C" w:rsidRDefault="00847891" w:rsidP="00847891">
      <w:r>
        <w:t>The Goal-Justification situation is the same for Solution-Context pairs. Instead of “</w:t>
      </w:r>
      <w:proofErr w:type="spellStart"/>
      <w:proofErr w:type="gramStart"/>
      <w:r>
        <w:t>ARM:Claim</w:t>
      </w:r>
      <w:proofErr w:type="spellEnd"/>
      <w:proofErr w:type="gramEnd"/>
      <w:r>
        <w:t xml:space="preserve">” </w:t>
      </w:r>
      <w:proofErr w:type="spellStart"/>
      <w:r w:rsidRPr="00B52948">
        <w:rPr>
          <w:i/>
        </w:rPr>
        <w:t>xsi:type</w:t>
      </w:r>
      <w:proofErr w:type="spellEnd"/>
      <w:r>
        <w:t xml:space="preserve"> attribute Solution-Context elements use “</w:t>
      </w:r>
      <w:proofErr w:type="spellStart"/>
      <w:r>
        <w:t>ARM:InformationElement</w:t>
      </w:r>
      <w:proofErr w:type="spellEnd"/>
      <w:r>
        <w:t xml:space="preserve">”.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14:paraId="6A94BEA1" w14:textId="77777777" w:rsidR="008A2A1C" w:rsidRDefault="008A2A1C" w:rsidP="008A2A1C">
      <w:pPr>
        <w:jc w:val="left"/>
      </w:pPr>
    </w:p>
    <w:tbl>
      <w:tblPr>
        <w:tblStyle w:val="TableGrid"/>
        <w:tblW w:w="0" w:type="auto"/>
        <w:tblLook w:val="04A0" w:firstRow="1" w:lastRow="0" w:firstColumn="1" w:lastColumn="0" w:noHBand="0" w:noVBand="1"/>
      </w:tblPr>
      <w:tblGrid>
        <w:gridCol w:w="9396"/>
      </w:tblGrid>
      <w:tr w:rsidR="00370E77" w14:paraId="39709D1F" w14:textId="77777777" w:rsidTr="00E44B33">
        <w:tc>
          <w:tcPr>
            <w:tcW w:w="9396" w:type="dxa"/>
            <w:shd w:val="clear" w:color="auto" w:fill="28B4C8"/>
          </w:tcPr>
          <w:p w14:paraId="67621947" w14:textId="77777777" w:rsidR="00370E77" w:rsidRPr="00370E77" w:rsidRDefault="00792E1B" w:rsidP="006A5AA7">
            <w:pPr>
              <w:jc w:val="center"/>
              <w:rPr>
                <w:b/>
              </w:rPr>
            </w:pPr>
            <w:r>
              <w:rPr>
                <w:b/>
              </w:rPr>
              <w:t>Goal element</w:t>
            </w:r>
          </w:p>
        </w:tc>
      </w:tr>
      <w:tr w:rsidR="00370E77" w14:paraId="6AD930C2" w14:textId="77777777" w:rsidTr="00370E77">
        <w:tc>
          <w:tcPr>
            <w:tcW w:w="9396" w:type="dxa"/>
          </w:tcPr>
          <w:p w14:paraId="3048906B" w14:textId="77777777" w:rsidR="00370E77" w:rsidRDefault="00370E77" w:rsidP="00370E77">
            <w:pPr>
              <w:jc w:val="left"/>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2F549A">
              <w:rPr>
                <w:rFonts w:ascii="Consolas" w:hAnsi="Consolas"/>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4570FA9D" w14:textId="77777777" w:rsidTr="00E44B33">
        <w:tc>
          <w:tcPr>
            <w:tcW w:w="9396" w:type="dxa"/>
            <w:shd w:val="clear" w:color="auto" w:fill="28B4C8"/>
          </w:tcPr>
          <w:p w14:paraId="29308527" w14:textId="77777777"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14:paraId="54780FB0" w14:textId="77777777" w:rsidTr="00370E77">
        <w:tc>
          <w:tcPr>
            <w:tcW w:w="9396" w:type="dxa"/>
          </w:tcPr>
          <w:p w14:paraId="1A4B43E3" w14:textId="77777777"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74AF5800" w14:textId="77777777" w:rsidTr="00E44B33">
        <w:tc>
          <w:tcPr>
            <w:tcW w:w="9396" w:type="dxa"/>
            <w:shd w:val="clear" w:color="auto" w:fill="28B4C8"/>
          </w:tcPr>
          <w:p w14:paraId="1CFEC3EF" w14:textId="77777777" w:rsidR="00370E77" w:rsidRPr="00370E77" w:rsidRDefault="00792E1B" w:rsidP="006A5AA7">
            <w:pPr>
              <w:jc w:val="center"/>
              <w:rPr>
                <w:rFonts w:cs="Times New Roman"/>
                <w:b/>
              </w:rPr>
            </w:pPr>
            <w:r>
              <w:rPr>
                <w:rFonts w:cs="Times New Roman"/>
                <w:b/>
              </w:rPr>
              <w:t>Justification element</w:t>
            </w:r>
          </w:p>
        </w:tc>
      </w:tr>
      <w:tr w:rsidR="00370E77" w14:paraId="1543E24B" w14:textId="77777777" w:rsidTr="00370E77">
        <w:tc>
          <w:tcPr>
            <w:tcW w:w="9396" w:type="dxa"/>
          </w:tcPr>
          <w:p w14:paraId="05CFF057" w14:textId="77777777"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7241A31B" w14:textId="77777777" w:rsidTr="00E44B33">
        <w:tc>
          <w:tcPr>
            <w:tcW w:w="9396" w:type="dxa"/>
            <w:shd w:val="clear" w:color="auto" w:fill="28B4C8"/>
          </w:tcPr>
          <w:p w14:paraId="684D22EC" w14:textId="77777777" w:rsidR="00370E77" w:rsidRPr="00370E77" w:rsidRDefault="00370E77" w:rsidP="006A5AA7">
            <w:pPr>
              <w:jc w:val="center"/>
              <w:rPr>
                <w:rFonts w:cs="Times New Roman"/>
                <w:b/>
              </w:rPr>
            </w:pPr>
            <w:r w:rsidRPr="00370E77">
              <w:rPr>
                <w:rFonts w:cs="Times New Roman"/>
                <w:b/>
              </w:rPr>
              <w:t>Solution element</w:t>
            </w:r>
          </w:p>
        </w:tc>
      </w:tr>
      <w:tr w:rsidR="00370E77" w14:paraId="3BD32AB5" w14:textId="77777777" w:rsidTr="00370E77">
        <w:tc>
          <w:tcPr>
            <w:tcW w:w="9396" w:type="dxa"/>
          </w:tcPr>
          <w:p w14:paraId="5B1B27D0" w14:textId="77777777" w:rsidR="00370E77" w:rsidRPr="00370E77"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proofErr w:type="gramStart"/>
            <w:r w:rsidRPr="000A4309">
              <w:rPr>
                <w:rFonts w:ascii="Consolas" w:hAnsi="Consolas"/>
                <w:color w:val="538135" w:themeColor="accent6" w:themeShade="BF"/>
              </w:rPr>
              <w:t>xsi:type</w:t>
            </w:r>
            <w:proofErr w:type="spellEnd"/>
            <w:proofErr w:type="gram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14:paraId="1C53290F" w14:textId="77777777" w:rsidTr="00E44B33">
        <w:tc>
          <w:tcPr>
            <w:tcW w:w="9396" w:type="dxa"/>
            <w:shd w:val="clear" w:color="auto" w:fill="28B4C8"/>
          </w:tcPr>
          <w:p w14:paraId="2F1A3AEC" w14:textId="77777777" w:rsidR="00370E77" w:rsidRPr="00370E77" w:rsidRDefault="00370E77" w:rsidP="006A5AA7">
            <w:pPr>
              <w:jc w:val="center"/>
              <w:rPr>
                <w:rFonts w:cs="Times New Roman"/>
                <w:b/>
              </w:rPr>
            </w:pPr>
            <w:r w:rsidRPr="00370E77">
              <w:rPr>
                <w:rFonts w:cs="Times New Roman"/>
                <w:b/>
              </w:rPr>
              <w:t>Context element</w:t>
            </w:r>
          </w:p>
        </w:tc>
      </w:tr>
      <w:tr w:rsidR="00370E77" w14:paraId="60D853BE" w14:textId="77777777" w:rsidTr="00370E77">
        <w:tc>
          <w:tcPr>
            <w:tcW w:w="9396" w:type="dxa"/>
          </w:tcPr>
          <w:p w14:paraId="3D5AD634" w14:textId="77777777" w:rsidR="00370E77" w:rsidRPr="000A4309"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proofErr w:type="gramStart"/>
            <w:r w:rsidRPr="000A4309">
              <w:rPr>
                <w:rFonts w:ascii="Consolas" w:hAnsi="Consolas"/>
                <w:color w:val="538135" w:themeColor="accent6" w:themeShade="BF"/>
              </w:rPr>
              <w:t>xsi:type</w:t>
            </w:r>
            <w:proofErr w:type="spellEnd"/>
            <w:proofErr w:type="gram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14:paraId="4A206691" w14:textId="77777777" w:rsidTr="00E44B33">
        <w:tc>
          <w:tcPr>
            <w:tcW w:w="9396" w:type="dxa"/>
            <w:shd w:val="clear" w:color="auto" w:fill="28B4C8"/>
          </w:tcPr>
          <w:p w14:paraId="66118B78" w14:textId="77777777" w:rsidR="00370E77" w:rsidRPr="006A5AA7" w:rsidRDefault="00792E1B" w:rsidP="006A5AA7">
            <w:pPr>
              <w:jc w:val="center"/>
              <w:rPr>
                <w:rFonts w:cs="Times New Roman"/>
                <w:b/>
              </w:rPr>
            </w:pPr>
            <w:r>
              <w:rPr>
                <w:rFonts w:cs="Times New Roman"/>
                <w:b/>
              </w:rPr>
              <w:t>Strategy element</w:t>
            </w:r>
          </w:p>
        </w:tc>
      </w:tr>
      <w:tr w:rsidR="00370E77" w14:paraId="4FEDE491" w14:textId="77777777" w:rsidTr="00370E77">
        <w:tc>
          <w:tcPr>
            <w:tcW w:w="9396" w:type="dxa"/>
          </w:tcPr>
          <w:p w14:paraId="580B98B3"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ARM:ArgumentReasoning</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proofErr w:type="spellStart"/>
            <w:r w:rsidRPr="00CF0D85">
              <w:rPr>
                <w:rFonts w:ascii="Consolas" w:hAnsi="Consolas"/>
                <w:color w:val="538135" w:themeColor="accent6" w:themeShade="BF"/>
              </w:rPr>
              <w:t>describedInference</w:t>
            </w:r>
            <w:proofErr w:type="spellEnd"/>
            <w:r w:rsidRPr="00CF0D85">
              <w:rPr>
                <w:rFonts w:ascii="Consolas" w:hAnsi="Consolas"/>
              </w:rPr>
              <w:t>="_fvLpM5q4EeqyzooT9RpXrQ _fvLpNJq4EeqyzooT9RpXrQ _fvLpNZq4EeqyzooT9RpXrQ"/&gt;</w:t>
            </w:r>
          </w:p>
        </w:tc>
      </w:tr>
      <w:tr w:rsidR="00370E77" w14:paraId="181D7D9E" w14:textId="77777777" w:rsidTr="00E44B33">
        <w:tc>
          <w:tcPr>
            <w:tcW w:w="9396" w:type="dxa"/>
            <w:shd w:val="clear" w:color="auto" w:fill="28B4C8"/>
          </w:tcPr>
          <w:p w14:paraId="74666AD6" w14:textId="77777777" w:rsidR="00370E77" w:rsidRPr="006A5AA7" w:rsidRDefault="00792E1B" w:rsidP="006A5AA7">
            <w:pPr>
              <w:jc w:val="center"/>
              <w:rPr>
                <w:rFonts w:cs="Times New Roman"/>
                <w:b/>
              </w:rPr>
            </w:pPr>
            <w:r>
              <w:rPr>
                <w:rFonts w:cs="Times New Roman"/>
                <w:b/>
              </w:rPr>
              <w:t>Asserted Context element</w:t>
            </w:r>
          </w:p>
        </w:tc>
      </w:tr>
      <w:tr w:rsidR="00370E77" w14:paraId="58E0FC55" w14:textId="77777777" w:rsidTr="00370E77">
        <w:tc>
          <w:tcPr>
            <w:tcW w:w="9396" w:type="dxa"/>
          </w:tcPr>
          <w:p w14:paraId="3E68E333"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ARM:AssertedContext</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14:paraId="2A521183" w14:textId="77777777" w:rsidTr="00E44B33">
        <w:tc>
          <w:tcPr>
            <w:tcW w:w="9396" w:type="dxa"/>
            <w:shd w:val="clear" w:color="auto" w:fill="28B4C8"/>
          </w:tcPr>
          <w:p w14:paraId="4A3D3CCB" w14:textId="77777777" w:rsidR="00370E77" w:rsidRPr="006A5AA7" w:rsidRDefault="00792E1B" w:rsidP="006A5AA7">
            <w:pPr>
              <w:jc w:val="center"/>
              <w:rPr>
                <w:rFonts w:cs="Times New Roman"/>
                <w:b/>
              </w:rPr>
            </w:pPr>
            <w:r>
              <w:rPr>
                <w:rFonts w:cs="Times New Roman"/>
                <w:b/>
              </w:rPr>
              <w:t>Asserted Inference element</w:t>
            </w:r>
          </w:p>
        </w:tc>
      </w:tr>
      <w:tr w:rsidR="00370E77" w14:paraId="45E3AFC2" w14:textId="77777777" w:rsidTr="00370E77">
        <w:tc>
          <w:tcPr>
            <w:tcW w:w="9396" w:type="dxa"/>
          </w:tcPr>
          <w:p w14:paraId="2976994C"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ARM:AssertedInference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14:paraId="39872CCA" w14:textId="77777777" w:rsidTr="00E44B33">
        <w:tc>
          <w:tcPr>
            <w:tcW w:w="9396" w:type="dxa"/>
            <w:shd w:val="clear" w:color="auto" w:fill="28B4C8"/>
          </w:tcPr>
          <w:p w14:paraId="4ADA7354" w14:textId="77777777" w:rsidR="00792E1B" w:rsidRPr="00792E1B" w:rsidRDefault="00792E1B" w:rsidP="00792E1B">
            <w:pPr>
              <w:jc w:val="center"/>
              <w:rPr>
                <w:rFonts w:cs="Times New Roman"/>
                <w:b/>
              </w:rPr>
            </w:pPr>
            <w:r w:rsidRPr="00792E1B">
              <w:rPr>
                <w:rFonts w:cs="Times New Roman"/>
                <w:b/>
              </w:rPr>
              <w:t>Asserted Evidence element</w:t>
            </w:r>
          </w:p>
        </w:tc>
      </w:tr>
      <w:tr w:rsidR="00792E1B" w14:paraId="2BF9DFBE" w14:textId="77777777" w:rsidTr="00370E77">
        <w:tc>
          <w:tcPr>
            <w:tcW w:w="9396" w:type="dxa"/>
          </w:tcPr>
          <w:p w14:paraId="11CE21F8" w14:textId="77777777" w:rsidR="00792E1B" w:rsidRPr="000A4309" w:rsidRDefault="00CF0D85" w:rsidP="00620B86">
            <w:pPr>
              <w:keepNext/>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ARM:AssertedEvidence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14:paraId="2C093BCA" w14:textId="77777777" w:rsidR="00370E77" w:rsidRPr="00FA209C" w:rsidRDefault="00620B86" w:rsidP="007C0692">
      <w:pPr>
        <w:pStyle w:val="Caption"/>
        <w:rPr>
          <w:b w:val="0"/>
          <w:iCs w:val="0"/>
        </w:rPr>
      </w:pPr>
      <w:r>
        <w:t xml:space="preserve">Table </w:t>
      </w:r>
      <w:fldSimple w:instr=" SEQ Table \* ARABIC ">
        <w:r w:rsidR="006A1561">
          <w:rPr>
            <w:noProof/>
          </w:rPr>
          <w:t>4</w:t>
        </w:r>
      </w:fldSimple>
      <w:r>
        <w:t>: Example Element Tags from</w:t>
      </w:r>
      <w:r w:rsidR="004847A2">
        <w:t xml:space="preserve"> </w:t>
      </w:r>
      <w:proofErr w:type="spellStart"/>
      <w:r w:rsidR="004847A2">
        <w:t>Astah</w:t>
      </w:r>
      <w:proofErr w:type="spellEnd"/>
      <w:r w:rsidR="004847A2">
        <w:t xml:space="preserve"> GSN</w:t>
      </w:r>
      <w:r>
        <w:t xml:space="preserve"> XMI File</w:t>
      </w:r>
      <w:r w:rsidR="00FA209C">
        <w:br w:type="page"/>
      </w:r>
    </w:p>
    <w:p w14:paraId="79477DF6" w14:textId="77777777" w:rsidR="0098365D" w:rsidRDefault="007B7E90" w:rsidP="001B6D8E">
      <w:pPr>
        <w:pStyle w:val="Heading2"/>
        <w:numPr>
          <w:ilvl w:val="1"/>
          <w:numId w:val="1"/>
        </w:numPr>
      </w:pPr>
      <w:bookmarkStart w:id="19" w:name="_Toc46500777"/>
      <w:r w:rsidRPr="007B7E90">
        <w:lastRenderedPageBreak/>
        <w:t xml:space="preserve">Problems with </w:t>
      </w:r>
      <w:proofErr w:type="spellStart"/>
      <w:r w:rsidRPr="007B7E90">
        <w:t>Astah</w:t>
      </w:r>
      <w:proofErr w:type="spellEnd"/>
      <w:r w:rsidRPr="007B7E90">
        <w:t xml:space="preserve"> GSN XMI </w:t>
      </w:r>
      <w:r w:rsidR="00B40A2A">
        <w:t>F</w:t>
      </w:r>
      <w:r w:rsidRPr="007B7E90">
        <w:t>iles</w:t>
      </w:r>
      <w:bookmarkEnd w:id="19"/>
    </w:p>
    <w:p w14:paraId="46B82E71" w14:textId="77777777" w:rsidR="001B4142" w:rsidRPr="001B4142" w:rsidRDefault="001B4142" w:rsidP="001B4142"/>
    <w:p w14:paraId="22DA8A6E" w14:textId="77777777" w:rsidR="0066675E" w:rsidRDefault="0066675E" w:rsidP="0066675E">
      <w:proofErr w:type="spellStart"/>
      <w:r w:rsidRPr="00C162A8">
        <w:t>Astah</w:t>
      </w:r>
      <w:proofErr w:type="spellEnd"/>
      <w:r>
        <w:t xml:space="preserve"> GSN’s XMI import/export feature is relatively immature compared to its GSN diagram features. There are three design </w:t>
      </w:r>
      <w:ins w:id="20" w:author="Paige, Richard" w:date="2020-07-29T16:38:00Z">
        <w:r w:rsidR="002439DA">
          <w:t>issue</w:t>
        </w:r>
      </w:ins>
      <w:del w:id="21" w:author="Paige, Richard" w:date="2020-07-29T16:38:00Z">
        <w:r w:rsidDel="002439DA">
          <w:delText>decision</w:delText>
        </w:r>
      </w:del>
      <w:r>
        <w:t xml:space="preserve">s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proofErr w:type="spellStart"/>
      <w:r>
        <w:rPr>
          <w:i/>
        </w:rPr>
        <w:t>xmi:id</w:t>
      </w:r>
      <w:proofErr w:type="spellEnd"/>
      <w:r>
        <w:t xml:space="preserve"> value and source </w:t>
      </w:r>
      <w:proofErr w:type="gramStart"/>
      <w:r>
        <w:t>stores</w:t>
      </w:r>
      <w:proofErr w:type="gramEnd"/>
      <w:r>
        <w:t xml:space="preserve"> the node element that link finishes (T</w:t>
      </w:r>
      <w:r w:rsidRPr="00670B74">
        <w:t>he direction indicated by the arrow</w:t>
      </w:r>
      <w:r>
        <w:t xml:space="preserve">). In this project, target and source access in Epsilon isn’t reversed as in the XMI file. This makes usability better for users. </w:t>
      </w:r>
    </w:p>
    <w:p w14:paraId="34FD6E96" w14:textId="77777777" w:rsidR="004357BB" w:rsidRDefault="007C6A1B" w:rsidP="00847891">
      <w:r>
        <w:t xml:space="preserve">The second </w:t>
      </w:r>
      <w:del w:id="22" w:author="Paige, Richard" w:date="2020-07-29T16:39:00Z">
        <w:r w:rsidDel="002439DA">
          <w:delText xml:space="preserve">problem </w:delText>
        </w:r>
      </w:del>
      <w:ins w:id="23" w:author="Paige, Richard" w:date="2020-07-29T16:39:00Z">
        <w:r w:rsidR="002439DA">
          <w:t xml:space="preserve">issue </w:t>
        </w:r>
      </w:ins>
      <w:r>
        <w:t>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w:t>
      </w:r>
      <w:proofErr w:type="spellStart"/>
      <w:r w:rsidR="00B2608E">
        <w:t>Astah</w:t>
      </w:r>
      <w:proofErr w:type="spellEnd"/>
      <w:r w:rsidR="00B2608E">
        <w:t xml:space="preserve"> GSN stores Goal-to-Strategy-to-Goal links as a link element (Goal-to-Goal) and stores this link element’s </w:t>
      </w:r>
      <w:proofErr w:type="spellStart"/>
      <w:r w:rsidR="00B2608E" w:rsidRPr="00B2608E">
        <w:rPr>
          <w:i/>
        </w:rPr>
        <w:t>xmi:id</w:t>
      </w:r>
      <w:proofErr w:type="spellEnd"/>
      <w:r w:rsidR="00B2608E">
        <w:t xml:space="preserve"> in</w:t>
      </w:r>
      <w:r w:rsidR="00565118">
        <w:t>-</w:t>
      </w:r>
      <w:r w:rsidR="00B2608E">
        <w:t xml:space="preserve">between strategy element’s </w:t>
      </w:r>
      <w:proofErr w:type="spellStart"/>
      <w:r w:rsidR="00B2608E" w:rsidRPr="00620B86">
        <w:rPr>
          <w:i/>
        </w:rPr>
        <w:t>describedInference</w:t>
      </w:r>
      <w:proofErr w:type="spellEnd"/>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proofErr w:type="spellStart"/>
      <w:r w:rsidR="00B2608E">
        <w:rPr>
          <w:i/>
        </w:rPr>
        <w:t>xmi:id</w:t>
      </w:r>
      <w:proofErr w:type="spellEnd"/>
      <w:r w:rsidR="00B2608E">
        <w:t xml:space="preserve"> inside S1’s </w:t>
      </w:r>
      <w:proofErr w:type="spellStart"/>
      <w:r w:rsidR="00B2608E" w:rsidRPr="00620B86">
        <w:rPr>
          <w:i/>
        </w:rPr>
        <w:t>describedInference</w:t>
      </w:r>
      <w:proofErr w:type="spellEnd"/>
      <w:r w:rsidR="00B2608E">
        <w:t>.</w:t>
      </w:r>
    </w:p>
    <w:p w14:paraId="7988350C" w14:textId="77777777" w:rsidR="007B7E90" w:rsidRDefault="00714F0B" w:rsidP="00847891">
      <w:r>
        <w:t xml:space="preserve">The last </w:t>
      </w:r>
      <w:del w:id="24" w:author="Paige, Richard" w:date="2020-07-29T16:39:00Z">
        <w:r w:rsidDel="002439DA">
          <w:delText xml:space="preserve">problem </w:delText>
        </w:r>
      </w:del>
      <w:ins w:id="25" w:author="Paige, Richard" w:date="2020-07-29T16:39:00Z">
        <w:r w:rsidR="002439DA">
          <w:t xml:space="preserve">issue </w:t>
        </w:r>
      </w:ins>
      <w:r>
        <w:t xml:space="preserve">is </w:t>
      </w:r>
      <w:r w:rsidR="00A438D1">
        <w:t xml:space="preserve">the </w:t>
      </w:r>
      <w:proofErr w:type="spellStart"/>
      <w:r>
        <w:rPr>
          <w:i/>
        </w:rPr>
        <w:t>xmi:id</w:t>
      </w:r>
      <w:proofErr w:type="spellEnd"/>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w:t>
      </w:r>
      <w:proofErr w:type="gramStart"/>
      <w:r w:rsidR="005C2D03">
        <w:t>element</w:t>
      </w:r>
      <w:proofErr w:type="gramEnd"/>
      <w:r w:rsidR="005C2D03">
        <w:t xml:space="preserve"> and it uses </w:t>
      </w:r>
      <w:r w:rsidR="00A438D1">
        <w:t xml:space="preserve">the </w:t>
      </w:r>
      <w:r w:rsidR="005C2D03">
        <w:t xml:space="preserve">root element’s ID to generate child elements </w:t>
      </w:r>
      <w:proofErr w:type="spellStart"/>
      <w:r w:rsidR="005C2D03">
        <w:rPr>
          <w:i/>
        </w:rPr>
        <w:t>xmi:id</w:t>
      </w:r>
      <w:proofErr w:type="spellEnd"/>
      <w:r w:rsidR="005C2D03">
        <w:rPr>
          <w:i/>
        </w:rPr>
        <w:t xml:space="preserve">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w:t>
      </w:r>
      <w:proofErr w:type="gramStart"/>
      <w:r w:rsidR="005C2D03">
        <w:t>project</w:t>
      </w:r>
      <w:proofErr w:type="gramEnd"/>
      <w:r w:rsidR="0031566C">
        <w:t xml:space="preserve"> but</w:t>
      </w:r>
      <w:r w:rsidR="005C2D03">
        <w:t xml:space="preserve"> I cannot generate the unique </w:t>
      </w:r>
      <w:proofErr w:type="spellStart"/>
      <w:r w:rsidR="005C2D03">
        <w:rPr>
          <w:i/>
        </w:rPr>
        <w:t>xmi:id</w:t>
      </w:r>
      <w:proofErr w:type="spellEnd"/>
      <w:r w:rsidR="005C2D03">
        <w:t xml:space="preserve"> values for newly created elements because I don’t know what values </w:t>
      </w:r>
      <w:proofErr w:type="spellStart"/>
      <w:r w:rsidR="005C2D03">
        <w:t>Astah</w:t>
      </w:r>
      <w:proofErr w:type="spellEnd"/>
      <w:r w:rsidR="005C2D03">
        <w:t xml:space="preserve"> GSN uses when generating these IDs.</w:t>
      </w:r>
    </w:p>
    <w:p w14:paraId="79681547" w14:textId="77777777" w:rsidR="006F3BA6" w:rsidRDefault="006F3BA6" w:rsidP="00847891"/>
    <w:p w14:paraId="290531D1" w14:textId="77777777" w:rsidR="006D0AE2" w:rsidRPr="005C2D03" w:rsidRDefault="006D0AE2" w:rsidP="006D0AE2">
      <w:r>
        <w:t xml:space="preserve">Chapter 4 presented the design and the challenges of the </w:t>
      </w:r>
      <w:proofErr w:type="spellStart"/>
      <w:r>
        <w:t>Astah</w:t>
      </w:r>
      <w:proofErr w:type="spellEnd"/>
      <w:r>
        <w:t xml:space="preserve"> GSN driver development process. It also </w:t>
      </w:r>
      <w:del w:id="26" w:author="Paige, Richard" w:date="2020-07-29T16:39:00Z">
        <w:r w:rsidDel="002439DA">
          <w:delText xml:space="preserve">mentioned </w:delText>
        </w:r>
      </w:del>
      <w:ins w:id="27" w:author="Paige, Richard" w:date="2020-07-29T16:39:00Z">
        <w:r w:rsidR="002439DA">
          <w:t xml:space="preserve">explained </w:t>
        </w:r>
      </w:ins>
      <w:r>
        <w:t xml:space="preserve">why two of the selected Epsilon drivers are chosen over others and how I took advantage of each of them while designing this project. There were also some problems and challenges while developing this project due to </w:t>
      </w:r>
      <w:proofErr w:type="spellStart"/>
      <w:r>
        <w:t>Astah</w:t>
      </w:r>
      <w:proofErr w:type="spellEnd"/>
      <w:r>
        <w:t xml:space="preserve"> GSN limitations. In the next chapter, the implementation progress of the chosen design layouts, as well as each developed </w:t>
      </w:r>
      <w:proofErr w:type="gramStart"/>
      <w:r>
        <w:t>classes</w:t>
      </w:r>
      <w:proofErr w:type="gramEnd"/>
      <w:r>
        <w:t xml:space="preserve"> and their methods, will be discussed. </w:t>
      </w:r>
    </w:p>
    <w:p w14:paraId="4754DD7E" w14:textId="77777777" w:rsidR="00CC7C10" w:rsidRDefault="00CC7C10">
      <w:pPr>
        <w:jc w:val="left"/>
      </w:pPr>
      <w:r>
        <w:br w:type="page"/>
      </w:r>
    </w:p>
    <w:p w14:paraId="1DC1F7F4" w14:textId="77777777" w:rsidR="000874D8" w:rsidRDefault="0078223B" w:rsidP="00204182">
      <w:pPr>
        <w:pStyle w:val="Heading1"/>
        <w:numPr>
          <w:ilvl w:val="0"/>
          <w:numId w:val="1"/>
        </w:numPr>
      </w:pPr>
      <w:bookmarkStart w:id="28" w:name="_Toc46500778"/>
      <w:r>
        <w:lastRenderedPageBreak/>
        <w:t>IMPLEMENTATION</w:t>
      </w:r>
      <w:bookmarkEnd w:id="28"/>
    </w:p>
    <w:p w14:paraId="35520290" w14:textId="77777777" w:rsidR="001B6D8E" w:rsidRPr="001B6D8E" w:rsidRDefault="001B6D8E" w:rsidP="001B6D8E"/>
    <w:p w14:paraId="26392DA0" w14:textId="77777777" w:rsidR="002439DA" w:rsidRDefault="002439DA" w:rsidP="006D187D">
      <w:pPr>
        <w:rPr>
          <w:ins w:id="29" w:author="Paige, Richard" w:date="2020-07-29T16:40:00Z"/>
        </w:rPr>
      </w:pPr>
      <w:ins w:id="30" w:author="Paige, Richard" w:date="2020-07-29T16:40:00Z">
        <w:r>
          <w:t xml:space="preserve">This chapter presents an overview of the implementation of the </w:t>
        </w:r>
        <w:proofErr w:type="spellStart"/>
        <w:r>
          <w:t>Astah</w:t>
        </w:r>
        <w:proofErr w:type="spellEnd"/>
        <w:r>
          <w:t xml:space="preserve"> GSN driver, focusing on </w:t>
        </w:r>
      </w:ins>
      <w:ins w:id="31" w:author="Paige, Richard" w:date="2020-07-29T16:41:00Z">
        <w:r>
          <w:t>integration with the existing Epsilon system (via the EMC driver facility).</w:t>
        </w:r>
      </w:ins>
    </w:p>
    <w:p w14:paraId="7A980865" w14:textId="77777777" w:rsidR="002439DA" w:rsidRDefault="003D2F68" w:rsidP="006D187D">
      <w:pPr>
        <w:rPr>
          <w:ins w:id="32" w:author="Paige, Richard" w:date="2020-07-29T16:46:00Z"/>
        </w:rPr>
      </w:pPr>
      <w:r>
        <w:t xml:space="preserve">Epsilon </w:t>
      </w:r>
      <w:ins w:id="33" w:author="Paige, Richard" w:date="2020-07-29T16:41:00Z">
        <w:r w:rsidR="002439DA">
          <w:t xml:space="preserve">was </w:t>
        </w:r>
      </w:ins>
      <w:r>
        <w:t>developed with Java</w:t>
      </w:r>
      <w:ins w:id="34" w:author="Paige, Richard" w:date="2020-07-29T16:41:00Z">
        <w:r w:rsidR="002439DA">
          <w:t>,</w:t>
        </w:r>
      </w:ins>
      <w:r>
        <w:t xml:space="preserve"> and all Epsilon languages run on Java.</w:t>
      </w:r>
      <w:r w:rsidR="00EF3532">
        <w:t xml:space="preserve"> Epsilon</w:t>
      </w:r>
      <w:ins w:id="35" w:author="Paige, Richard" w:date="2020-07-29T16:41:00Z">
        <w:r w:rsidR="002439DA">
          <w:t>’s</w:t>
        </w:r>
      </w:ins>
      <w:r w:rsidR="00EF3532">
        <w:t xml:space="preserve"> source code consists of several Java </w:t>
      </w:r>
      <w:r w:rsidR="007E5C43">
        <w:t>projects</w:t>
      </w:r>
      <w:r w:rsidR="00EF3532">
        <w:t>. Some of the</w:t>
      </w:r>
      <w:ins w:id="36" w:author="Paige, Richard" w:date="2020-07-29T16:41:00Z">
        <w:r w:rsidR="002439DA">
          <w:t>se</w:t>
        </w:r>
      </w:ins>
      <w:r w:rsidR="00EF3532">
        <w:t xml:space="preserve"> </w:t>
      </w:r>
      <w:r w:rsidR="007E5C43">
        <w:t>project types</w:t>
      </w:r>
      <w:r w:rsidR="00EF3532">
        <w:t xml:space="preserve"> are EOL engine, features, plugins, and tests. </w:t>
      </w:r>
      <w:ins w:id="37" w:author="Paige, Richard" w:date="2020-07-29T16:41:00Z">
        <w:r w:rsidR="002439DA">
          <w:t xml:space="preserve">It also includes a number of </w:t>
        </w:r>
      </w:ins>
      <w:del w:id="38" w:author="Paige, Richard" w:date="2020-07-29T16:41:00Z">
        <w:r w:rsidR="00EF3532" w:rsidDel="002439DA">
          <w:delText xml:space="preserve">The </w:delText>
        </w:r>
      </w:del>
      <w:r w:rsidR="00EF3532">
        <w:t>model drivers</w:t>
      </w:r>
      <w:ins w:id="39" w:author="Paige, Richard" w:date="2020-07-29T16:41:00Z">
        <w:r w:rsidR="002439DA">
          <w:t>,</w:t>
        </w:r>
      </w:ins>
      <w:r w:rsidR="00EF3532">
        <w:t xml:space="preserve"> like UML and Plain-XML</w:t>
      </w:r>
      <w:ins w:id="40" w:author="Paige, Richard" w:date="2020-07-29T16:41:00Z">
        <w:r w:rsidR="002439DA">
          <w:t>, which</w:t>
        </w:r>
      </w:ins>
      <w:r w:rsidR="00EF3532">
        <w:t xml:space="preserve"> are </w:t>
      </w:r>
      <w:ins w:id="41" w:author="Paige, Richard" w:date="2020-07-29T16:41:00Z">
        <w:r w:rsidR="002439DA">
          <w:t xml:space="preserve">Eclipse </w:t>
        </w:r>
      </w:ins>
      <w:r w:rsidR="00EF3532">
        <w:t xml:space="preserve">plugin </w:t>
      </w:r>
      <w:r w:rsidR="007E5C43">
        <w:t>projects</w:t>
      </w:r>
      <w:r w:rsidR="00EF3532">
        <w:t xml:space="preserve">. However, each driver </w:t>
      </w:r>
      <w:del w:id="42" w:author="Paige, Richard" w:date="2020-07-29T16:41:00Z">
        <w:r w:rsidR="00EF3532" w:rsidDel="002439DA">
          <w:delText xml:space="preserve">has </w:delText>
        </w:r>
      </w:del>
      <w:ins w:id="43" w:author="Paige, Richard" w:date="2020-07-29T16:41:00Z">
        <w:r w:rsidR="002439DA">
          <w:t xml:space="preserve">consists of </w:t>
        </w:r>
      </w:ins>
      <w:r w:rsidR="00EF3532">
        <w:t xml:space="preserve">more than one Java </w:t>
      </w:r>
      <w:r w:rsidR="007E5C43">
        <w:t>project</w:t>
      </w:r>
      <w:r w:rsidR="00EF3532">
        <w:t xml:space="preserve">. For instance, </w:t>
      </w:r>
      <w:r w:rsidR="00180E13">
        <w:t xml:space="preserve">the </w:t>
      </w:r>
      <w:proofErr w:type="spellStart"/>
      <w:r w:rsidR="00EF3532">
        <w:t>Astah</w:t>
      </w:r>
      <w:proofErr w:type="spellEnd"/>
      <w:r w:rsidR="00EF3532">
        <w:t xml:space="preserve">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ins w:id="44" w:author="Paige, Richard" w:date="2020-07-29T16:42:00Z">
        <w:r w:rsidR="002439DA">
          <w:t xml:space="preserve">This is a standard architecture for Eclipse projects. </w:t>
        </w:r>
      </w:ins>
      <w:ins w:id="45" w:author="Paige, Richard" w:date="2020-07-29T16:44:00Z">
        <w:r w:rsidR="002439DA">
          <w:t xml:space="preserve">The plugin project and its features can be adopted wholesale from Plain-XML directly; the only change required are to the name </w:t>
        </w:r>
      </w:ins>
      <w:ins w:id="46" w:author="Paige, Richard" w:date="2020-07-29T16:45:00Z">
        <w:r w:rsidR="002439DA">
          <w:t xml:space="preserve">of the plugin variables. </w:t>
        </w:r>
      </w:ins>
    </w:p>
    <w:p w14:paraId="35871084" w14:textId="77777777" w:rsidR="003D2F68" w:rsidDel="002439DA" w:rsidRDefault="007E5C43" w:rsidP="006D187D">
      <w:pPr>
        <w:rPr>
          <w:del w:id="47" w:author="Paige, Richard" w:date="2020-07-29T16:45:00Z"/>
        </w:rPr>
      </w:pPr>
      <w:del w:id="48" w:author="Paige, Richard" w:date="2020-07-29T16:45:00Z">
        <w:r w:rsidDel="002439DA">
          <w:delText>The plugin project and its features didn’t c</w:delText>
        </w:r>
        <w:commentRangeStart w:id="49"/>
        <w:r w:rsidDel="002439DA">
          <w:delText xml:space="preserve">hange much </w:delText>
        </w:r>
        <w:commentRangeEnd w:id="49"/>
        <w:r w:rsidR="002439DA" w:rsidDel="002439DA">
          <w:rPr>
            <w:rStyle w:val="CommentReference"/>
          </w:rPr>
          <w:commentReference w:id="49"/>
        </w:r>
        <w:r w:rsidDel="002439DA">
          <w:delText xml:space="preserve">other than the plugin name variables. </w:delText>
        </w:r>
      </w:del>
      <w:r>
        <w:t xml:space="preserve">The crucial </w:t>
      </w:r>
      <w:del w:id="50" w:author="Paige, Richard" w:date="2020-07-29T16:45:00Z">
        <w:r w:rsidDel="002439DA">
          <w:delText xml:space="preserve">changes </w:delText>
        </w:r>
      </w:del>
      <w:ins w:id="51" w:author="Paige, Richard" w:date="2020-07-29T16:45:00Z">
        <w:r w:rsidR="002439DA">
          <w:t xml:space="preserve">new implementation features </w:t>
        </w:r>
      </w:ins>
      <w:r>
        <w:t xml:space="preserve">are </w:t>
      </w:r>
      <w:del w:id="52" w:author="Paige, Richard" w:date="2020-07-29T16:45:00Z">
        <w:r w:rsidDel="002439DA">
          <w:delText xml:space="preserve">made </w:delText>
        </w:r>
      </w:del>
      <w:r>
        <w:t>in the first project folder named “</w:t>
      </w:r>
      <w:proofErr w:type="spellStart"/>
      <w:r w:rsidRPr="007E5C43">
        <w:t>org.eclipse.epsilon.emc.astahgsn</w:t>
      </w:r>
      <w:proofErr w:type="spellEnd"/>
      <w:r>
        <w:t>”</w:t>
      </w:r>
      <w:ins w:id="53" w:author="Paige, Richard" w:date="2020-07-29T16:45:00Z">
        <w:r w:rsidR="002439DA">
          <w:t>, part of the EMC (Epsilon Model Connectivity Layer), and it is on these features and the corresponding implementation classes and methods that we concentrate in this chapter</w:t>
        </w:r>
      </w:ins>
      <w:r>
        <w:t xml:space="preserve">. </w:t>
      </w:r>
      <w:del w:id="54" w:author="Paige, Richard" w:date="2020-07-29T16:45:00Z">
        <w:r w:rsidDel="002439DA">
          <w:delText xml:space="preserve">Since </w:delText>
        </w:r>
      </w:del>
      <w:del w:id="55" w:author="Paige, Richard" w:date="2020-07-29T16:42:00Z">
        <w:r w:rsidDel="002439DA">
          <w:delText>it is</w:delText>
        </w:r>
      </w:del>
      <w:del w:id="56" w:author="Paige, Richard" w:date="2020-07-29T16:45:00Z">
        <w:r w:rsidDel="002439DA">
          <w:delText xml:space="preserve"> a driver project, it is in the EMC (</w:delText>
        </w:r>
        <w:r w:rsidR="00F624BE" w:rsidDel="002439DA">
          <w:delText>Epsilon Model Connectivity Layer</w:delText>
        </w:r>
        <w:r w:rsidDel="002439DA">
          <w:delText>)</w:delText>
        </w:r>
        <w:r w:rsidR="007F06DD" w:rsidDel="002439DA">
          <w:delText xml:space="preserve"> layer</w:delText>
        </w:r>
        <w:r w:rsidDel="002439DA">
          <w:delText>.</w:delText>
        </w:r>
      </w:del>
    </w:p>
    <w:p w14:paraId="19915B51" w14:textId="77777777" w:rsidR="00236951" w:rsidRDefault="00041E97" w:rsidP="006D187D">
      <w:r>
        <w:t>Five</w:t>
      </w:r>
      <w:r w:rsidR="001515E8">
        <w:t xml:space="preserve"> Java classes</w:t>
      </w:r>
      <w:r w:rsidR="00964E91">
        <w:t xml:space="preserve"> </w:t>
      </w:r>
      <w:ins w:id="57" w:author="Paige, Richard" w:date="2020-07-29T16:43:00Z">
        <w:r w:rsidR="002439DA">
          <w:t xml:space="preserve">are </w:t>
        </w:r>
      </w:ins>
      <w:r w:rsidR="00964E91">
        <w:t xml:space="preserve">implemented </w:t>
      </w:r>
      <w:r>
        <w:t>in this project</w:t>
      </w:r>
      <w:r w:rsidR="00964E91">
        <w:t xml:space="preserve">. </w:t>
      </w:r>
      <w:r>
        <w:t xml:space="preserve">These five classes and their content </w:t>
      </w:r>
      <w:ins w:id="58" w:author="Paige, Richard" w:date="2020-07-29T16:43:00Z">
        <w:r w:rsidR="002439DA">
          <w:t>have been inspired by the</w:t>
        </w:r>
      </w:ins>
      <w:del w:id="59" w:author="Paige, Richard" w:date="2020-07-29T16:43:00Z">
        <w:r w:rsidDel="002439DA">
          <w:delText>gathered from</w:delText>
        </w:r>
      </w:del>
      <w:r>
        <w:t xml:space="preserve"> Epsilon Plain-XML driver</w:t>
      </w:r>
      <w:ins w:id="60" w:author="Paige, Richard" w:date="2020-07-29T16:43:00Z">
        <w:r w:rsidR="002439DA">
          <w:t>; the behaviour of</w:t>
        </w:r>
      </w:ins>
      <w:r w:rsidR="00FF4C94">
        <w:t xml:space="preserve"> </w:t>
      </w:r>
      <w:del w:id="61" w:author="Paige, Richard" w:date="2020-07-29T16:43:00Z">
        <w:r w:rsidR="00FF4C94" w:rsidDel="002439DA">
          <w:delText>and</w:delText>
        </w:r>
        <w:r w:rsidDel="002439DA">
          <w:delText xml:space="preserve"> then their</w:delText>
        </w:r>
      </w:del>
      <w:ins w:id="62" w:author="Paige, Richard" w:date="2020-07-29T16:43:00Z">
        <w:r w:rsidR="002439DA">
          <w:t>the</w:t>
        </w:r>
      </w:ins>
      <w:r>
        <w:t xml:space="preserve"> methods </w:t>
      </w:r>
      <w:proofErr w:type="gramStart"/>
      <w:ins w:id="63" w:author="Paige, Richard" w:date="2020-07-29T16:43:00Z">
        <w:r w:rsidR="002439DA">
          <w:t>has</w:t>
        </w:r>
        <w:proofErr w:type="gramEnd"/>
        <w:r w:rsidR="002439DA">
          <w:t xml:space="preserve"> been </w:t>
        </w:r>
      </w:ins>
      <w:r>
        <w:t>heav</w:t>
      </w:r>
      <w:r w:rsidR="007139B8">
        <w:t>i</w:t>
      </w:r>
      <w:r>
        <w:t>ly updated by me.</w:t>
      </w:r>
      <w:r w:rsidR="00FF4C94">
        <w:t xml:space="preserve"> </w:t>
      </w:r>
      <w:ins w:id="64" w:author="Paige, Richard" w:date="2020-07-29T16:44:00Z">
        <w:r w:rsidR="002439DA">
          <w:t xml:space="preserve">The </w:t>
        </w:r>
      </w:ins>
      <w:r w:rsidR="00FF4C94">
        <w:t>Name</w:t>
      </w:r>
      <w:r w:rsidR="00F53202">
        <w:t>s</w:t>
      </w:r>
      <w:r w:rsidR="00FF4C94">
        <w:t xml:space="preserve"> of t</w:t>
      </w:r>
      <w:r w:rsidR="00964E91">
        <w:t xml:space="preserve">hese </w:t>
      </w:r>
      <w:r>
        <w:t>five</w:t>
      </w:r>
      <w:r w:rsidR="00964E91">
        <w:t xml:space="preserve"> classes are </w:t>
      </w:r>
      <w:proofErr w:type="spellStart"/>
      <w:r w:rsidR="00964E91">
        <w:t>GsnModel</w:t>
      </w:r>
      <w:proofErr w:type="spellEnd"/>
      <w:r w:rsidR="00964E91">
        <w:t xml:space="preserve">, </w:t>
      </w:r>
      <w:proofErr w:type="spellStart"/>
      <w:r w:rsidR="00964E91">
        <w:t>GsnProperty</w:t>
      </w:r>
      <w:proofErr w:type="spellEnd"/>
      <w:r w:rsidR="00964E91">
        <w:t xml:space="preserve">, </w:t>
      </w:r>
      <w:proofErr w:type="spellStart"/>
      <w:r w:rsidR="00964E91">
        <w:t>GsnPropertyType</w:t>
      </w:r>
      <w:proofErr w:type="spellEnd"/>
      <w:r w:rsidR="00964E91">
        <w:t xml:space="preserve">, </w:t>
      </w:r>
      <w:proofErr w:type="spellStart"/>
      <w:r w:rsidR="00964E91">
        <w:t>GsnPropertyGetter</w:t>
      </w:r>
      <w:proofErr w:type="spellEnd"/>
      <w:r w:rsidR="00964E91">
        <w:t xml:space="preserve">, and </w:t>
      </w:r>
      <w:proofErr w:type="spellStart"/>
      <w:r w:rsidR="00964E91">
        <w:t>GsnPropertySetter</w:t>
      </w:r>
      <w:proofErr w:type="spellEnd"/>
      <w:r w:rsidR="00964E91">
        <w:t xml:space="preserve">. </w:t>
      </w:r>
      <w:ins w:id="65" w:author="Paige, Richard" w:date="2020-07-29T16:44:00Z">
        <w:r w:rsidR="002439DA">
          <w:t>These c</w:t>
        </w:r>
      </w:ins>
      <w:del w:id="66" w:author="Paige, Richard" w:date="2020-07-29T16:44:00Z">
        <w:r w:rsidR="00E23F7D" w:rsidDel="002439DA">
          <w:delText>C</w:delText>
        </w:r>
      </w:del>
      <w:r w:rsidR="00964E91">
        <w:t>lass</w:t>
      </w:r>
      <w:r w:rsidR="00731564">
        <w:t>es</w:t>
      </w:r>
      <w:r w:rsidR="00964E91">
        <w:t xml:space="preserve"> and </w:t>
      </w:r>
      <w:r w:rsidR="0079181D">
        <w:t xml:space="preserve">their </w:t>
      </w:r>
      <w:ins w:id="67" w:author="Paige, Richard" w:date="2020-07-29T16:44:00Z">
        <w:r w:rsidR="002439DA">
          <w:t xml:space="preserve">important </w:t>
        </w:r>
      </w:ins>
      <w:r w:rsidR="00964E91">
        <w:t xml:space="preserve">methods will be explained in </w:t>
      </w:r>
      <w:r w:rsidR="007B0A7C">
        <w:t>the sub</w:t>
      </w:r>
      <w:r w:rsidR="00964E91">
        <w:t>section</w:t>
      </w:r>
      <w:r w:rsidR="007B0A7C">
        <w:t>s</w:t>
      </w:r>
      <w:r w:rsidR="00964E91">
        <w:t>.</w:t>
      </w:r>
    </w:p>
    <w:p w14:paraId="7868F136" w14:textId="77777777" w:rsidR="001B6D8E" w:rsidRDefault="001B6D8E" w:rsidP="006D187D"/>
    <w:p w14:paraId="6CFAAD0F" w14:textId="77777777" w:rsidR="00DB647E" w:rsidRDefault="00C84C73" w:rsidP="00DB647E">
      <w:pPr>
        <w:pStyle w:val="Heading2"/>
        <w:numPr>
          <w:ilvl w:val="1"/>
          <w:numId w:val="1"/>
        </w:numPr>
      </w:pPr>
      <w:bookmarkStart w:id="68" w:name="_Toc46500779"/>
      <w:r>
        <w:t>GSN Model</w:t>
      </w:r>
      <w:bookmarkEnd w:id="68"/>
      <w:ins w:id="69" w:author="Paige, Richard" w:date="2020-07-29T16:46:00Z">
        <w:r w:rsidR="002439DA">
          <w:t xml:space="preserve"> class</w:t>
        </w:r>
      </w:ins>
    </w:p>
    <w:p w14:paraId="67CE0FCF" w14:textId="77777777" w:rsidR="001B4142" w:rsidRPr="001B4142" w:rsidRDefault="001B4142" w:rsidP="001B4142"/>
    <w:p w14:paraId="67415FAC" w14:textId="77777777" w:rsidR="00297E13" w:rsidRDefault="002439DA" w:rsidP="00297E13">
      <w:ins w:id="70" w:author="Paige, Richard" w:date="2020-07-29T16:46:00Z">
        <w:r>
          <w:t xml:space="preserve">The </w:t>
        </w:r>
      </w:ins>
      <w:r w:rsidR="00297E13">
        <w:t xml:space="preserve">GSN Model </w:t>
      </w:r>
      <w:ins w:id="71" w:author="Paige, Richard" w:date="2020-07-29T16:46:00Z">
        <w:r>
          <w:t xml:space="preserve">class </w:t>
        </w:r>
      </w:ins>
      <w:r w:rsidR="00297E13">
        <w:t xml:space="preserve">is the </w:t>
      </w:r>
      <w:ins w:id="72" w:author="Paige, Richard" w:date="2020-07-29T16:46:00Z">
        <w:r>
          <w:t xml:space="preserve">main class of the </w:t>
        </w:r>
      </w:ins>
      <w:proofErr w:type="spellStart"/>
      <w:r w:rsidR="00297E13">
        <w:t>Astah</w:t>
      </w:r>
      <w:proofErr w:type="spellEnd"/>
      <w:r w:rsidR="00297E13">
        <w:t xml:space="preserve"> GSN driver</w:t>
      </w:r>
      <w:del w:id="73" w:author="Paige, Richard" w:date="2020-07-29T16:46:00Z">
        <w:r w:rsidR="00297E13" w:rsidDel="002439DA">
          <w:delText>’s main class</w:delText>
        </w:r>
      </w:del>
      <w:r w:rsidR="00297E13">
        <w:t>. It consists</w:t>
      </w:r>
      <w:r w:rsidR="004039E2">
        <w:t xml:space="preserve"> of file operations, model load/</w:t>
      </w:r>
      <w:r w:rsidR="00297E13">
        <w:t xml:space="preserve">store operations, all elements collector, new element creator, and element </w:t>
      </w:r>
      <w:r w:rsidR="0003310E">
        <w:t>removal</w:t>
      </w:r>
      <w:r w:rsidR="00297E13">
        <w:t xml:space="preserve"> methods.</w:t>
      </w:r>
    </w:p>
    <w:p w14:paraId="520043C4" w14:textId="77777777" w:rsidR="0054186B" w:rsidRDefault="002439DA" w:rsidP="00297E13">
      <w:ins w:id="74" w:author="Paige, Richard" w:date="2020-07-29T16:46:00Z">
        <w:r>
          <w:t xml:space="preserve">Recall once again that the </w:t>
        </w:r>
        <w:proofErr w:type="spellStart"/>
        <w:r>
          <w:t>Astah</w:t>
        </w:r>
        <w:proofErr w:type="spellEnd"/>
        <w:r>
          <w:t xml:space="preserve"> GSN driver builds on the Plain-XML driver of Epsilon, and </w:t>
        </w:r>
        <w:proofErr w:type="spellStart"/>
        <w:r>
          <w:t>Astah</w:t>
        </w:r>
      </w:ins>
      <w:proofErr w:type="spellEnd"/>
      <w:ins w:id="75" w:author="Paige, Richard" w:date="2020-07-29T16:47:00Z">
        <w:r>
          <w:t xml:space="preserve"> GSN uses XMI as a persistence mechanism. </w:t>
        </w:r>
      </w:ins>
      <w:r w:rsidR="0054186B">
        <w:t xml:space="preserve">XMI uses </w:t>
      </w:r>
      <w:ins w:id="76" w:author="Paige, Richard" w:date="2020-07-29T16:47:00Z">
        <w:r>
          <w:t xml:space="preserve">the structure of </w:t>
        </w:r>
      </w:ins>
      <w:r w:rsidR="0054186B">
        <w:t>XML</w:t>
      </w:r>
      <w:del w:id="77" w:author="Paige, Richard" w:date="2020-07-29T16:47:00Z">
        <w:r w:rsidR="0054186B" w:rsidDel="002439DA">
          <w:delText xml:space="preserve"> structure </w:delText>
        </w:r>
      </w:del>
      <w:ins w:id="78" w:author="Paige, Richard" w:date="2020-07-29T16:47:00Z">
        <w:r>
          <w:t xml:space="preserve">; </w:t>
        </w:r>
      </w:ins>
      <w:r w:rsidR="0054186B">
        <w:t xml:space="preserve">therefore, Plain-XML driver’s file operations weren’t changed in the </w:t>
      </w:r>
      <w:proofErr w:type="spellStart"/>
      <w:r w:rsidR="0054186B">
        <w:t>Astah</w:t>
      </w:r>
      <w:proofErr w:type="spellEnd"/>
      <w:r w:rsidR="0054186B">
        <w:t xml:space="preserve"> GSN driver. Moreover, model loading and storing functions </w:t>
      </w:r>
      <w:r w:rsidR="00DC03DF">
        <w:t xml:space="preserve">as well as removing an element </w:t>
      </w:r>
      <w:r w:rsidR="00324AF5">
        <w:t xml:space="preserve">and collecting all elements functions </w:t>
      </w:r>
      <w:r w:rsidR="0054186B">
        <w:t xml:space="preserve">are the same as </w:t>
      </w:r>
      <w:ins w:id="79" w:author="Paige, Richard" w:date="2020-07-29T16:47:00Z">
        <w:r>
          <w:t xml:space="preserve">in the </w:t>
        </w:r>
      </w:ins>
      <w:r w:rsidR="0054186B">
        <w:t>Plain-XML driver.</w:t>
      </w:r>
      <w:r w:rsidR="00FB7C18">
        <w:t xml:space="preserve"> Most of the changes </w:t>
      </w:r>
      <w:ins w:id="80" w:author="Paige, Richard" w:date="2020-07-29T16:47:00Z">
        <w:r>
          <w:t xml:space="preserve">that were required were </w:t>
        </w:r>
      </w:ins>
      <w:r w:rsidR="00FB7C18">
        <w:t xml:space="preserve">done within new element creation, and </w:t>
      </w:r>
      <w:ins w:id="81" w:author="Paige, Richard" w:date="2020-07-29T16:47:00Z">
        <w:r>
          <w:t xml:space="preserve">the </w:t>
        </w:r>
      </w:ins>
      <w:r w:rsidR="00FB7C18" w:rsidRPr="00303AED">
        <w:rPr>
          <w:i/>
        </w:rPr>
        <w:t>owns</w:t>
      </w:r>
      <w:r w:rsidR="00FB7C18">
        <w:t xml:space="preserve"> function. </w:t>
      </w:r>
    </w:p>
    <w:p w14:paraId="6F34A0D3" w14:textId="77777777" w:rsidR="00D66717" w:rsidRDefault="002439DA" w:rsidP="00297E13">
      <w:ins w:id="82" w:author="Paige, Richard" w:date="2020-07-29T16:47:00Z">
        <w:r>
          <w:t xml:space="preserve">The </w:t>
        </w:r>
      </w:ins>
      <w:r w:rsidR="0041425D">
        <w:t xml:space="preserve">Plain-XML element creator function was using tag name for new elements but </w:t>
      </w:r>
      <w:r w:rsidR="004650D6">
        <w:t xml:space="preserve">the </w:t>
      </w:r>
      <w:proofErr w:type="spellStart"/>
      <w:r w:rsidR="0041425D">
        <w:t>Astah</w:t>
      </w:r>
      <w:proofErr w:type="spellEnd"/>
      <w:r w:rsidR="0041425D">
        <w:t xml:space="preserve"> GSN XMI file uses the same tag name for all elements except root tag. The new function takes </w:t>
      </w:r>
      <w:del w:id="83" w:author="Paige, Richard" w:date="2020-07-29T16:47:00Z">
        <w:r w:rsidR="0041425D" w:rsidDel="002439DA">
          <w:delText>as</w:delText>
        </w:r>
        <w:r w:rsidR="00866B87" w:rsidDel="002439DA">
          <w:delText xml:space="preserve"> </w:delText>
        </w:r>
      </w:del>
      <w:r w:rsidR="00866B87">
        <w:t>a</w:t>
      </w:r>
      <w:r w:rsidR="0041425D">
        <w:t xml:space="preserve"> type parameter and parses it in </w:t>
      </w:r>
      <w:r w:rsidR="006051CC">
        <w:t xml:space="preserve">the </w:t>
      </w:r>
      <w:proofErr w:type="spellStart"/>
      <w:r w:rsidR="0041425D">
        <w:t>GsnProperty</w:t>
      </w:r>
      <w:proofErr w:type="spellEnd"/>
      <w:r w:rsidR="0041425D">
        <w:t xml:space="preserve"> class. It returns </w:t>
      </w:r>
      <w:r w:rsidR="001515E8">
        <w:t xml:space="preserve">the </w:t>
      </w:r>
      <w:r w:rsidR="0041425D">
        <w:t>element’s type such as Goal, Strategy</w:t>
      </w:r>
      <w:r w:rsidR="00392EF5">
        <w:t>,</w:t>
      </w:r>
      <w:r w:rsidR="0041425D">
        <w:t xml:space="preserve"> or root. Then new attributes and values are created with type data. A</w:t>
      </w:r>
      <w:r w:rsidR="00C435E0">
        <w:t xml:space="preserve">ll node and link </w:t>
      </w:r>
      <w:r w:rsidR="00C435E0">
        <w:lastRenderedPageBreak/>
        <w:t>elements have five</w:t>
      </w:r>
      <w:r w:rsidR="0041425D">
        <w:t xml:space="preserve"> common attributes: </w:t>
      </w:r>
      <w:proofErr w:type="spellStart"/>
      <w:proofErr w:type="gramStart"/>
      <w:r w:rsidR="0041425D">
        <w:rPr>
          <w:i/>
        </w:rPr>
        <w:t>xsi:type</w:t>
      </w:r>
      <w:proofErr w:type="spellEnd"/>
      <w:proofErr w:type="gramEnd"/>
      <w:r w:rsidR="0041425D">
        <w:rPr>
          <w:i/>
        </w:rPr>
        <w:t xml:space="preserve">, </w:t>
      </w:r>
      <w:proofErr w:type="spellStart"/>
      <w:r w:rsidR="0041425D">
        <w:rPr>
          <w:i/>
        </w:rPr>
        <w:t>xmi:id</w:t>
      </w:r>
      <w:proofErr w:type="spellEnd"/>
      <w:r w:rsidR="0041425D">
        <w:rPr>
          <w:i/>
        </w:rPr>
        <w:t>,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proofErr w:type="spellStart"/>
      <w:proofErr w:type="gramStart"/>
      <w:r w:rsidR="0041425D">
        <w:rPr>
          <w:i/>
        </w:rPr>
        <w:t>Xsi:type</w:t>
      </w:r>
      <w:proofErr w:type="spellEnd"/>
      <w:proofErr w:type="gramEnd"/>
      <w:r w:rsidR="0041425D">
        <w:rPr>
          <w:i/>
        </w:rPr>
        <w:t xml:space="preserve"> </w:t>
      </w:r>
      <w:r w:rsidR="0041425D">
        <w:t xml:space="preserve">value comes from </w:t>
      </w:r>
      <w:r w:rsidR="006E2EA1">
        <w:t xml:space="preserve">the </w:t>
      </w:r>
      <w:proofErr w:type="spellStart"/>
      <w:r w:rsidR="0041425D">
        <w:t>GsnProperty</w:t>
      </w:r>
      <w:proofErr w:type="spellEnd"/>
      <w:r w:rsidR="0041425D">
        <w:t xml:space="preserve"> class’s parser function. </w:t>
      </w:r>
      <w:r w:rsidR="0041425D">
        <w:rPr>
          <w:i/>
        </w:rPr>
        <w:t>Id</w:t>
      </w:r>
      <w:r w:rsidR="0041425D">
        <w:t xml:space="preserve"> value also comes from </w:t>
      </w:r>
      <w:proofErr w:type="spellStart"/>
      <w:r w:rsidR="0041425D">
        <w:t>GsnProperty</w:t>
      </w:r>
      <w:proofErr w:type="spellEnd"/>
      <w:r w:rsidR="0041425D">
        <w:t xml:space="preserve"> parse </w:t>
      </w:r>
      <w:proofErr w:type="gramStart"/>
      <w:r w:rsidR="0041425D">
        <w:t>function</w:t>
      </w:r>
      <w:proofErr w:type="gramEnd"/>
      <w:r w:rsidR="0041425D">
        <w:t xml:space="preserve"> but it only consists of</w:t>
      </w:r>
      <w:r w:rsidR="000A1673">
        <w:t xml:space="preserve"> the</w:t>
      </w:r>
      <w:r w:rsidR="0041425D">
        <w:t xml:space="preserve"> new element’s type prefix such as G for Goal typed element. </w:t>
      </w:r>
      <w:r w:rsidR="002B360B">
        <w:t xml:space="preserve">The hardest part was generating new </w:t>
      </w:r>
      <w:proofErr w:type="spellStart"/>
      <w:r w:rsidR="002B360B">
        <w:rPr>
          <w:i/>
        </w:rPr>
        <w:t>xmi:id</w:t>
      </w:r>
      <w:proofErr w:type="spellEnd"/>
      <w:r w:rsidR="002B360B">
        <w:t xml:space="preserve"> for the new element. Each element unique value and </w:t>
      </w:r>
      <w:proofErr w:type="spellStart"/>
      <w:r w:rsidR="002B360B">
        <w:t>Astah</w:t>
      </w:r>
      <w:proofErr w:type="spellEnd"/>
      <w:r w:rsidR="002B360B">
        <w:t xml:space="preserve"> GSN uses </w:t>
      </w:r>
      <w:r w:rsidR="004A2527">
        <w:t xml:space="preserve">the </w:t>
      </w:r>
      <w:r w:rsidR="002B360B">
        <w:t xml:space="preserve">root element’s </w:t>
      </w:r>
      <w:proofErr w:type="spellStart"/>
      <w:r w:rsidR="002B360B">
        <w:rPr>
          <w:i/>
        </w:rPr>
        <w:t>xmi:id</w:t>
      </w:r>
      <w:proofErr w:type="spellEnd"/>
      <w:r w:rsidR="002B360B">
        <w:t xml:space="preserve"> to generate new </w:t>
      </w:r>
      <w:proofErr w:type="spellStart"/>
      <w:r w:rsidR="002B360B">
        <w:rPr>
          <w:i/>
        </w:rPr>
        <w:t>xmi:id</w:t>
      </w:r>
      <w:proofErr w:type="spellEnd"/>
      <w:r w:rsidR="003576BE">
        <w:t xml:space="preserve"> values for each element. Since</w:t>
      </w:r>
      <w:r w:rsidR="002B360B">
        <w:t xml:space="preserve"> I don’t know which parameters </w:t>
      </w:r>
      <w:proofErr w:type="spellStart"/>
      <w:r w:rsidR="002B360B">
        <w:t>Astah</w:t>
      </w:r>
      <w:proofErr w:type="spellEnd"/>
      <w:r w:rsidR="002B360B">
        <w:t xml:space="preserve"> GSN uses for ID generation, I couldn’t implement </w:t>
      </w:r>
      <w:r w:rsidR="005F0922">
        <w:t xml:space="preserve">a </w:t>
      </w:r>
      <w:r w:rsidR="002B360B">
        <w:t xml:space="preserve">working ID generator. So, instead of empty </w:t>
      </w:r>
      <w:proofErr w:type="spellStart"/>
      <w:r w:rsidR="002B360B">
        <w:rPr>
          <w:i/>
        </w:rPr>
        <w:t>xmi:id</w:t>
      </w:r>
      <w:proofErr w:type="spellEnd"/>
      <w:r w:rsidR="002B360B">
        <w:t xml:space="preserve"> values, current function puts type prefix letter + “</w:t>
      </w:r>
      <w:proofErr w:type="spellStart"/>
      <w:r w:rsidR="002B360B">
        <w:t>MustBeUnique</w:t>
      </w:r>
      <w:proofErr w:type="spellEnd"/>
      <w:r w:rsidR="002B360B">
        <w:t xml:space="preserve">” string in the </w:t>
      </w:r>
      <w:proofErr w:type="spellStart"/>
      <w:r w:rsidR="002B360B">
        <w:rPr>
          <w:i/>
        </w:rPr>
        <w:t>xmi:id</w:t>
      </w:r>
      <w:proofErr w:type="spellEnd"/>
      <w:r w:rsidR="002B360B">
        <w:t xml:space="preserve"> attribute. For example, a new goal element’s </w:t>
      </w:r>
      <w:proofErr w:type="spellStart"/>
      <w:r w:rsidR="002B360B">
        <w:rPr>
          <w:i/>
        </w:rPr>
        <w:t>xmi:id</w:t>
      </w:r>
      <w:proofErr w:type="spellEnd"/>
      <w:r w:rsidR="002B360B">
        <w:t xml:space="preserve"> attribute value will be “</w:t>
      </w:r>
      <w:proofErr w:type="spellStart"/>
      <w:r w:rsidR="002B360B">
        <w:t>GMustBeUnique</w:t>
      </w:r>
      <w:proofErr w:type="spellEnd"/>
      <w:r w:rsidR="002B360B">
        <w:t xml:space="preserve">”. </w:t>
      </w:r>
    </w:p>
    <w:p w14:paraId="510AAAB3" w14:textId="77777777" w:rsidR="0041425D" w:rsidRDefault="00D66717" w:rsidP="00297E13">
      <w:r>
        <w:t xml:space="preserve">Another difference between Plain-XML and </w:t>
      </w:r>
      <w:proofErr w:type="spellStart"/>
      <w:r>
        <w:t>Astah</w:t>
      </w:r>
      <w:proofErr w:type="spellEnd"/>
      <w:r>
        <w:t xml:space="preserve"> GSN driver</w:t>
      </w:r>
      <w:r w:rsidR="006E5419">
        <w:t>s</w:t>
      </w:r>
      <w:r>
        <w:t xml:space="preserve"> </w:t>
      </w:r>
      <w:ins w:id="84" w:author="Paige, Richard" w:date="2020-07-29T16:47:00Z">
        <w:r w:rsidR="002439DA">
          <w:t xml:space="preserve">is </w:t>
        </w:r>
      </w:ins>
      <w:del w:id="85" w:author="Paige, Richard" w:date="2020-07-29T16:47:00Z">
        <w:r w:rsidDel="002439DA">
          <w:delText xml:space="preserve">would be </w:delText>
        </w:r>
      </w:del>
      <w:r>
        <w:t xml:space="preserve">appending new elements into the model. </w:t>
      </w:r>
      <w:ins w:id="86" w:author="Paige, Richard" w:date="2020-07-29T16:48:00Z">
        <w:r w:rsidR="002439DA">
          <w:t xml:space="preserve">The </w:t>
        </w:r>
      </w:ins>
      <w:r>
        <w:t xml:space="preserve">Plain-XML driver appends new elements into the model when they are created but </w:t>
      </w:r>
      <w:proofErr w:type="spellStart"/>
      <w:r>
        <w:t>Astah</w:t>
      </w:r>
      <w:proofErr w:type="spellEnd"/>
      <w:r>
        <w:t xml:space="preserve"> GSN doesn’t append them to model directly. Appending requires another command which is </w:t>
      </w:r>
      <w:proofErr w:type="gramStart"/>
      <w:r>
        <w:t>“.append</w:t>
      </w:r>
      <w:proofErr w:type="gramEnd"/>
      <w:r>
        <w:t>”. This function will be explained</w:t>
      </w:r>
      <w:ins w:id="87" w:author="Paige, Richard" w:date="2020-07-29T16:48:00Z">
        <w:r w:rsidR="002439DA">
          <w:t xml:space="preserve"> in more detail when we </w:t>
        </w:r>
        <w:r w:rsidR="00B667E9">
          <w:t>explain</w:t>
        </w:r>
      </w:ins>
      <w:del w:id="88" w:author="Paige, Richard" w:date="2020-07-29T16:48:00Z">
        <w:r w:rsidDel="00B667E9">
          <w:delText xml:space="preserve"> in</w:delText>
        </w:r>
      </w:del>
      <w:r>
        <w:t xml:space="preserve"> the setter class.</w:t>
      </w:r>
    </w:p>
    <w:p w14:paraId="21436C2C" w14:textId="77777777" w:rsidR="00D66717" w:rsidRDefault="00B667E9" w:rsidP="00297E13">
      <w:ins w:id="89" w:author="Paige, Richard" w:date="2020-07-29T16:48:00Z">
        <w:r>
          <w:rPr>
            <w:iCs/>
          </w:rPr>
          <w:t xml:space="preserve">The </w:t>
        </w:r>
        <w:r>
          <w:rPr>
            <w:i/>
          </w:rPr>
          <w:t>o</w:t>
        </w:r>
      </w:ins>
      <w:del w:id="90" w:author="Paige, Richard" w:date="2020-07-29T16:48:00Z">
        <w:r w:rsidR="005E22DE" w:rsidRPr="001A689F" w:rsidDel="00B667E9">
          <w:rPr>
            <w:i/>
          </w:rPr>
          <w:delText>O</w:delText>
        </w:r>
      </w:del>
      <w:r w:rsidR="005E22DE" w:rsidRPr="001A689F">
        <w:rPr>
          <w:i/>
        </w:rPr>
        <w:t>wns</w:t>
      </w:r>
      <w:r w:rsidR="005E22DE">
        <w:t xml:space="preserve"> function in </w:t>
      </w:r>
      <w:ins w:id="91" w:author="Paige, Richard" w:date="2020-07-29T16:48:00Z">
        <w:r>
          <w:t xml:space="preserve">the </w:t>
        </w:r>
      </w:ins>
      <w:r w:rsidR="005E22DE">
        <w:t xml:space="preserve">model class </w:t>
      </w:r>
      <w:ins w:id="92" w:author="Paige, Richard" w:date="2020-07-29T16:48:00Z">
        <w:r>
          <w:t xml:space="preserve">is </w:t>
        </w:r>
      </w:ins>
      <w:r w:rsidR="005E22DE">
        <w:t>responsible for calling the right class</w:t>
      </w:r>
      <w:r w:rsidR="003F35BE">
        <w:t xml:space="preserve"> functions</w:t>
      </w:r>
      <w:r w:rsidR="005E22DE">
        <w:t>.</w:t>
      </w:r>
      <w:r w:rsidR="003F35BE">
        <w:t xml:space="preserve"> For instance, if </w:t>
      </w:r>
      <w:r w:rsidR="003F35BE" w:rsidRPr="001A689F">
        <w:rPr>
          <w:i/>
        </w:rPr>
        <w:t>owns</w:t>
      </w:r>
      <w:r w:rsidR="003F35BE">
        <w:t xml:space="preserve"> function returns </w:t>
      </w:r>
      <w:r w:rsidR="00101678">
        <w:t>false</w:t>
      </w:r>
      <w:r w:rsidR="003F35BE">
        <w:t xml:space="preserve"> for give</w:t>
      </w:r>
      <w:r w:rsidR="00DE3756">
        <w:t>n input then it calls the superclass</w:t>
      </w:r>
      <w:r w:rsidR="003F35BE">
        <w:t xml:space="preserve"> of the </w:t>
      </w:r>
      <w:proofErr w:type="spellStart"/>
      <w:r w:rsidR="003F35BE">
        <w:t>GsnProperty</w:t>
      </w:r>
      <w:proofErr w:type="spellEnd"/>
      <w:r w:rsidR="003F35BE">
        <w:t xml:space="preserve"> which </w:t>
      </w:r>
      <w:r w:rsidR="00234464">
        <w:t>is</w:t>
      </w:r>
      <w:r w:rsidR="003F35BE">
        <w:t xml:space="preserve"> </w:t>
      </w:r>
      <w:proofErr w:type="spellStart"/>
      <w:r w:rsidR="003F35BE">
        <w:t>JavaProperty</w:t>
      </w:r>
      <w:proofErr w:type="spellEnd"/>
      <w:r w:rsidR="003F35BE">
        <w:t xml:space="preserve">. </w:t>
      </w:r>
      <w:proofErr w:type="spellStart"/>
      <w:r w:rsidR="001A689F">
        <w:t>JavaProperty</w:t>
      </w:r>
      <w:proofErr w:type="spellEnd"/>
      <w:r w:rsidR="001A689F">
        <w:t xml:space="preserve">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w:t>
      </w:r>
      <w:proofErr w:type="spellStart"/>
      <w:r w:rsidR="001A689F">
        <w:t>GsnProperty</w:t>
      </w:r>
      <w:proofErr w:type="spellEnd"/>
      <w:r w:rsidR="001A689F">
        <w:t xml:space="preserve"> class. </w:t>
      </w:r>
      <w:r w:rsidR="00234464">
        <w:t>One more condition</w:t>
      </w:r>
      <w:r w:rsidR="001A689F">
        <w:t xml:space="preserve"> added to </w:t>
      </w:r>
      <w:r w:rsidR="001515E8">
        <w:t xml:space="preserve">the </w:t>
      </w:r>
      <w:r w:rsidR="001A689F">
        <w:rPr>
          <w:i/>
        </w:rPr>
        <w:t>owns</w:t>
      </w:r>
      <w:r w:rsidR="001A689F">
        <w:t xml:space="preserve"> function. </w:t>
      </w:r>
      <w:r w:rsidR="005E0581">
        <w:t>T</w:t>
      </w:r>
      <w:r w:rsidR="00234464">
        <w:t xml:space="preserve">his </w:t>
      </w:r>
      <w:del w:id="93" w:author="Paige, Richard" w:date="2020-07-29T16:49:00Z">
        <w:r w:rsidR="001A689F" w:rsidDel="00B667E9">
          <w:delText xml:space="preserve">one </w:delText>
        </w:r>
      </w:del>
      <w:r w:rsidR="001A689F">
        <w:t xml:space="preserve">is added for getting the root element </w:t>
      </w:r>
      <w:r w:rsidR="00234464">
        <w:t xml:space="preserve">from the XMI file so that if </w:t>
      </w:r>
      <w:ins w:id="94" w:author="Paige, Richard" w:date="2020-07-29T16:49:00Z">
        <w:r>
          <w:t xml:space="preserve">an </w:t>
        </w:r>
      </w:ins>
      <w:del w:id="95" w:author="Paige, Richard" w:date="2020-07-29T16:49:00Z">
        <w:r w:rsidR="00234464" w:rsidDel="00B667E9">
          <w:delText xml:space="preserve">the </w:delText>
        </w:r>
      </w:del>
      <w:r w:rsidR="00234464">
        <w:t>Epsilon</w:t>
      </w:r>
      <w:ins w:id="96" w:author="Paige, Richard" w:date="2020-07-29T16:49:00Z">
        <w:r>
          <w:t xml:space="preserve"> program</w:t>
        </w:r>
      </w:ins>
      <w:r w:rsidR="00234464">
        <w:t xml:space="preserve"> returns the root element,</w:t>
      </w:r>
      <w:r w:rsidR="007A2750">
        <w:t xml:space="preserve"> the</w:t>
      </w:r>
      <w:r w:rsidR="00234464">
        <w:t xml:space="preserve"> </w:t>
      </w:r>
      <w:r w:rsidR="00234464">
        <w:rPr>
          <w:i/>
        </w:rPr>
        <w:t>owns</w:t>
      </w:r>
      <w:r w:rsidR="00234464">
        <w:t xml:space="preserve"> function returns true</w:t>
      </w:r>
      <w:r w:rsidR="001A689F">
        <w:t xml:space="preserve">. </w:t>
      </w:r>
    </w:p>
    <w:p w14:paraId="329990FA" w14:textId="77777777" w:rsidR="00236951" w:rsidRPr="001A689F" w:rsidRDefault="00236951" w:rsidP="00297E13"/>
    <w:p w14:paraId="485B9B1D" w14:textId="77777777" w:rsidR="00DB647E" w:rsidRDefault="00C84C73" w:rsidP="00DB647E">
      <w:pPr>
        <w:pStyle w:val="Heading2"/>
        <w:numPr>
          <w:ilvl w:val="1"/>
          <w:numId w:val="1"/>
        </w:numPr>
      </w:pPr>
      <w:bookmarkStart w:id="97" w:name="_Toc46500780"/>
      <w:r>
        <w:t xml:space="preserve">GSN </w:t>
      </w:r>
      <w:r w:rsidR="00DB647E">
        <w:t>Property</w:t>
      </w:r>
      <w:bookmarkEnd w:id="97"/>
      <w:ins w:id="98" w:author="Paige, Richard" w:date="2020-07-29T16:49:00Z">
        <w:r w:rsidR="00B667E9">
          <w:t xml:space="preserve"> class</w:t>
        </w:r>
      </w:ins>
    </w:p>
    <w:p w14:paraId="7D5A8EA2" w14:textId="77777777" w:rsidR="001B4142" w:rsidRPr="001B4142" w:rsidRDefault="001B4142" w:rsidP="001B4142"/>
    <w:p w14:paraId="161EDAA9" w14:textId="77777777" w:rsidR="00592E0E" w:rsidRDefault="00B667E9" w:rsidP="00592E0E">
      <w:ins w:id="99" w:author="Paige, Richard" w:date="2020-07-29T16:49:00Z">
        <w:r>
          <w:t xml:space="preserve">The </w:t>
        </w:r>
      </w:ins>
      <w:proofErr w:type="spellStart"/>
      <w:r w:rsidR="00592E0E">
        <w:t>GsnProperty</w:t>
      </w:r>
      <w:proofErr w:type="spellEnd"/>
      <w:r w:rsidR="00592E0E">
        <w:t xml:space="preserve"> </w:t>
      </w:r>
      <w:ins w:id="100" w:author="Paige, Richard" w:date="2020-07-29T16:49:00Z">
        <w:r>
          <w:t xml:space="preserve">class </w:t>
        </w:r>
      </w:ins>
      <w:r w:rsidR="00592E0E">
        <w:t xml:space="preserve">is a parser class. </w:t>
      </w:r>
      <w:r w:rsidR="00294FF4">
        <w:t>It parses given elements and returns a new</w:t>
      </w:r>
      <w:r w:rsidR="009C20A0">
        <w:t>ly</w:t>
      </w:r>
      <w:r w:rsidR="00294FF4">
        <w:t xml:space="preserve"> created </w:t>
      </w:r>
      <w:proofErr w:type="spellStart"/>
      <w:r w:rsidR="00294FF4">
        <w:t>GsnProperty</w:t>
      </w:r>
      <w:proofErr w:type="spellEnd"/>
      <w:r w:rsidR="00294FF4">
        <w:t xml:space="preserve"> object. This class consists of a few protected attributes.</w:t>
      </w:r>
    </w:p>
    <w:p w14:paraId="38B737F9" w14:textId="77777777" w:rsidR="00105DA7" w:rsidRDefault="00105DA7" w:rsidP="00592E0E"/>
    <w:p w14:paraId="67EB163C"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294FF4">
        <w:rPr>
          <w:rFonts w:cs="Times New Roman"/>
          <w:b/>
          <w:i/>
          <w:iCs/>
          <w:szCs w:val="24"/>
        </w:rPr>
        <w:t>GsnPropertyType</w:t>
      </w:r>
      <w:proofErr w:type="spellEnd"/>
      <w:r w:rsidRPr="00294FF4">
        <w:rPr>
          <w:rFonts w:cs="Times New Roman"/>
          <w:b/>
          <w:szCs w:val="24"/>
        </w:rPr>
        <w:t xml:space="preserve"> </w:t>
      </w:r>
      <w:proofErr w:type="spellStart"/>
      <w:r w:rsidRPr="00294FF4">
        <w:rPr>
          <w:rFonts w:cs="Times New Roman"/>
          <w:b/>
          <w:szCs w:val="24"/>
        </w:rPr>
        <w:t>gsnPropertyType</w:t>
      </w:r>
      <w:proofErr w:type="spellEnd"/>
      <w:r w:rsidRPr="00294FF4">
        <w:rPr>
          <w:rFonts w:cs="Times New Roman"/>
          <w:b/>
          <w:szCs w:val="24"/>
        </w:rPr>
        <w:t>:</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14:paraId="40C0E047"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idPrefix</w:t>
      </w:r>
      <w:proofErr w:type="spellEnd"/>
      <w:r w:rsidRPr="00294FF4">
        <w:rPr>
          <w:rFonts w:cs="Times New Roman"/>
          <w:b/>
          <w:szCs w:val="24"/>
        </w:rPr>
        <w:t>:</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14:paraId="4268CD86"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xsiType</w:t>
      </w:r>
      <w:proofErr w:type="spellEnd"/>
      <w:r w:rsidRPr="00294FF4">
        <w:rPr>
          <w:rFonts w:cs="Times New Roman"/>
          <w:b/>
          <w:szCs w:val="24"/>
        </w:rPr>
        <w:t>:</w:t>
      </w:r>
      <w:r w:rsidRPr="00294FF4">
        <w:rPr>
          <w:rFonts w:cs="Times New Roman"/>
          <w:szCs w:val="24"/>
        </w:rPr>
        <w:t xml:space="preserve"> </w:t>
      </w:r>
      <w:proofErr w:type="spellStart"/>
      <w:proofErr w:type="gramStart"/>
      <w:r w:rsidRPr="00294FF4">
        <w:rPr>
          <w:rFonts w:cs="Times New Roman"/>
          <w:i/>
          <w:szCs w:val="24"/>
        </w:rPr>
        <w:t>xsi:type</w:t>
      </w:r>
      <w:proofErr w:type="spellEnd"/>
      <w:proofErr w:type="gramEnd"/>
      <w:r w:rsidRPr="00294FF4">
        <w:rPr>
          <w:rFonts w:cs="Times New Roman"/>
          <w:szCs w:val="24"/>
        </w:rPr>
        <w:t xml:space="preserve"> attribute value for given type (e.g. </w:t>
      </w:r>
      <w:proofErr w:type="spellStart"/>
      <w:r w:rsidRPr="006349F7">
        <w:rPr>
          <w:rFonts w:cs="Times New Roman"/>
          <w:b/>
          <w:szCs w:val="24"/>
        </w:rPr>
        <w:t>ARM:Claim</w:t>
      </w:r>
      <w:proofErr w:type="spellEnd"/>
      <w:r w:rsidRPr="00294FF4">
        <w:rPr>
          <w:rFonts w:cs="Times New Roman"/>
          <w:szCs w:val="24"/>
        </w:rPr>
        <w:t xml:space="preserve"> for Goal).</w:t>
      </w:r>
    </w:p>
    <w:p w14:paraId="49A15D54"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isNode</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14:paraId="4E863C93"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isLink</w:t>
      </w:r>
      <w:proofErr w:type="spellEnd"/>
      <w:r w:rsidRPr="00294FF4">
        <w:rPr>
          <w:rFonts w:cs="Times New Roman"/>
          <w:b/>
          <w:szCs w:val="24"/>
        </w:rPr>
        <w:t>:</w:t>
      </w:r>
      <w:r w:rsidR="004F0768">
        <w:rPr>
          <w:rFonts w:cs="Times New Roman"/>
          <w:szCs w:val="24"/>
        </w:rPr>
        <w:t xml:space="preserve"> Is the element a link or not?</w:t>
      </w:r>
    </w:p>
    <w:p w14:paraId="0ECEC42C" w14:textId="77777777" w:rsidR="00294FF4" w:rsidRDefault="00294FF4" w:rsidP="005C688D">
      <w:pPr>
        <w:pStyle w:val="ListParagraph"/>
        <w:numPr>
          <w:ilvl w:val="0"/>
          <w:numId w:val="6"/>
        </w:numPr>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isRoot</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14:paraId="2D488D9F" w14:textId="77777777" w:rsidR="00105DA7" w:rsidRDefault="00105DA7" w:rsidP="00105DA7">
      <w:pPr>
        <w:pStyle w:val="ListParagraph"/>
        <w:rPr>
          <w:rFonts w:cs="Times New Roman"/>
          <w:szCs w:val="24"/>
        </w:rPr>
      </w:pPr>
    </w:p>
    <w:p w14:paraId="536DEB18" w14:textId="77777777" w:rsidR="00951FC5" w:rsidRDefault="00951FC5" w:rsidP="00951FC5">
      <w:pPr>
        <w:rPr>
          <w:rFonts w:cs="Times New Roman"/>
          <w:szCs w:val="24"/>
        </w:rPr>
      </w:pPr>
      <w:r>
        <w:rPr>
          <w:rFonts w:cs="Times New Roman"/>
          <w:szCs w:val="24"/>
        </w:rPr>
        <w:t xml:space="preserve">There are also three functions in this class. Two of them are parser </w:t>
      </w:r>
      <w:ins w:id="101" w:author="Paige, Richard" w:date="2020-07-29T16:49:00Z">
        <w:r w:rsidR="00B667E9">
          <w:rPr>
            <w:rFonts w:cs="Times New Roman"/>
            <w:szCs w:val="24"/>
          </w:rPr>
          <w:t xml:space="preserve">methods </w:t>
        </w:r>
      </w:ins>
      <w:r>
        <w:rPr>
          <w:rFonts w:cs="Times New Roman"/>
          <w:szCs w:val="24"/>
        </w:rPr>
        <w:t xml:space="preserve">and the last one is element type determiner. </w:t>
      </w:r>
      <w:r w:rsidR="0006439D">
        <w:rPr>
          <w:rFonts w:cs="Times New Roman"/>
          <w:szCs w:val="24"/>
        </w:rPr>
        <w:t>The f</w:t>
      </w:r>
      <w:r>
        <w:rPr>
          <w:rFonts w:cs="Times New Roman"/>
          <w:szCs w:val="24"/>
        </w:rPr>
        <w:t xml:space="preserve">irst parser class gets </w:t>
      </w:r>
      <w:ins w:id="102" w:author="Paige, Richard" w:date="2020-07-29T16:49:00Z">
        <w:r w:rsidR="00B667E9">
          <w:rPr>
            <w:rFonts w:cs="Times New Roman"/>
            <w:szCs w:val="24"/>
          </w:rPr>
          <w:t xml:space="preserve">a </w:t>
        </w:r>
      </w:ins>
      <w:r>
        <w:rPr>
          <w:rFonts w:cs="Times New Roman"/>
          <w:szCs w:val="24"/>
        </w:rPr>
        <w:t xml:space="preserve">string input and parses it. This string input could be </w:t>
      </w:r>
      <w:ins w:id="103" w:author="Paige, Richard" w:date="2020-07-29T16:49:00Z">
        <w:r w:rsidR="00B667E9">
          <w:rPr>
            <w:rFonts w:cs="Times New Roman"/>
            <w:szCs w:val="24"/>
          </w:rPr>
          <w:t xml:space="preserve">an object </w:t>
        </w:r>
      </w:ins>
      <w:r>
        <w:rPr>
          <w:rFonts w:cs="Times New Roman"/>
          <w:szCs w:val="24"/>
        </w:rPr>
        <w:t>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solution, strategy, … With these inputs,</w:t>
      </w:r>
      <w:ins w:id="104" w:author="Paige, Richard" w:date="2020-07-29T16:49:00Z">
        <w:r w:rsidR="00B667E9">
          <w:rPr>
            <w:rFonts w:cs="Times New Roman"/>
            <w:szCs w:val="24"/>
          </w:rPr>
          <w:t xml:space="preserve"> the parser</w:t>
        </w:r>
      </w:ins>
      <w:r>
        <w:rPr>
          <w:rFonts w:cs="Times New Roman"/>
          <w:szCs w:val="24"/>
        </w:rPr>
        <w:t xml:space="preserve"> </w:t>
      </w:r>
      <w:del w:id="105" w:author="Paige, Richard" w:date="2020-07-29T16:49:00Z">
        <w:r w:rsidDel="00B667E9">
          <w:rPr>
            <w:rFonts w:cs="Times New Roman"/>
            <w:szCs w:val="24"/>
          </w:rPr>
          <w:delText xml:space="preserve">it </w:delText>
        </w:r>
      </w:del>
      <w:r>
        <w:rPr>
          <w:rFonts w:cs="Times New Roman"/>
          <w:szCs w:val="24"/>
        </w:rPr>
        <w:t xml:space="preserve">creates </w:t>
      </w:r>
      <w:r w:rsidR="0006439D">
        <w:rPr>
          <w:rFonts w:cs="Times New Roman"/>
          <w:szCs w:val="24"/>
        </w:rPr>
        <w:t xml:space="preserve">a </w:t>
      </w:r>
      <w:r>
        <w:rPr>
          <w:rFonts w:cs="Times New Roman"/>
          <w:szCs w:val="24"/>
        </w:rPr>
        <w:t xml:space="preserve">new </w:t>
      </w:r>
      <w:proofErr w:type="spellStart"/>
      <w:r>
        <w:rPr>
          <w:rFonts w:cs="Times New Roman"/>
          <w:szCs w:val="24"/>
        </w:rPr>
        <w:t>GsnProperty</w:t>
      </w:r>
      <w:proofErr w:type="spellEnd"/>
      <w:r>
        <w:rPr>
          <w:rFonts w:cs="Times New Roman"/>
          <w:szCs w:val="24"/>
        </w:rPr>
        <w:t xml:space="preserve">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w:t>
      </w:r>
      <w:r w:rsidR="008C2DD6">
        <w:rPr>
          <w:rFonts w:cs="Times New Roman"/>
          <w:szCs w:val="24"/>
        </w:rPr>
        <w:lastRenderedPageBreak/>
        <w:t>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proofErr w:type="spellStart"/>
      <w:proofErr w:type="gramStart"/>
      <w:r w:rsidR="00364350">
        <w:rPr>
          <w:rFonts w:cs="Times New Roman"/>
          <w:i/>
          <w:szCs w:val="24"/>
        </w:rPr>
        <w:t>xsi:type</w:t>
      </w:r>
      <w:proofErr w:type="spellEnd"/>
      <w:proofErr w:type="gramEnd"/>
      <w:r w:rsidR="00364350">
        <w:rPr>
          <w:rFonts w:cs="Times New Roman"/>
          <w:szCs w:val="24"/>
        </w:rPr>
        <w:t xml:space="preserve"> attribute. Nonetheless, some elements have the same values for </w:t>
      </w:r>
      <w:proofErr w:type="spellStart"/>
      <w:proofErr w:type="gramStart"/>
      <w:r w:rsidR="00364350">
        <w:rPr>
          <w:rFonts w:cs="Times New Roman"/>
          <w:i/>
          <w:szCs w:val="24"/>
        </w:rPr>
        <w:t>xsi:type</w:t>
      </w:r>
      <w:proofErr w:type="spellEnd"/>
      <w:proofErr w:type="gramEnd"/>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w:t>
      </w:r>
      <w:proofErr w:type="spellStart"/>
      <w:r w:rsidR="00364350">
        <w:rPr>
          <w:rFonts w:cs="Times New Roman"/>
          <w:szCs w:val="24"/>
        </w:rPr>
        <w:t>isJustificationOrContext</w:t>
      </w:r>
      <w:proofErr w:type="spellEnd"/>
      <w:r w:rsidR="00364350">
        <w:rPr>
          <w:rFonts w:cs="Times New Roman"/>
          <w:szCs w:val="24"/>
        </w:rPr>
        <w: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proofErr w:type="spellStart"/>
      <w:r w:rsidR="00364350">
        <w:rPr>
          <w:rFonts w:cs="Times New Roman"/>
          <w:i/>
          <w:szCs w:val="24"/>
        </w:rPr>
        <w:t>xmi:id</w:t>
      </w:r>
      <w:proofErr w:type="spellEnd"/>
      <w:r w:rsidR="00364350">
        <w:rPr>
          <w:rFonts w:cs="Times New Roman"/>
          <w:szCs w:val="24"/>
        </w:rPr>
        <w:t xml:space="preserve"> in them, it returns true.</w:t>
      </w:r>
      <w:r w:rsidR="00840A2C">
        <w:rPr>
          <w:rFonts w:cs="Times New Roman"/>
          <w:szCs w:val="24"/>
        </w:rPr>
        <w:t xml:space="preserve"> Otherwise, it returns false.</w:t>
      </w:r>
    </w:p>
    <w:p w14:paraId="3AE0EBDC" w14:textId="77777777" w:rsidR="00236951" w:rsidRPr="00364350" w:rsidRDefault="00236951" w:rsidP="00951FC5">
      <w:pPr>
        <w:rPr>
          <w:rFonts w:cs="Times New Roman"/>
          <w:szCs w:val="24"/>
        </w:rPr>
      </w:pPr>
    </w:p>
    <w:p w14:paraId="61C51F3A" w14:textId="77777777" w:rsidR="00DB647E" w:rsidRDefault="0010536E" w:rsidP="00DB647E">
      <w:pPr>
        <w:pStyle w:val="Heading2"/>
        <w:numPr>
          <w:ilvl w:val="1"/>
          <w:numId w:val="1"/>
        </w:numPr>
      </w:pPr>
      <w:bookmarkStart w:id="106" w:name="_Toc46500781"/>
      <w:r>
        <w:t xml:space="preserve">GSN </w:t>
      </w:r>
      <w:r w:rsidR="00DB647E">
        <w:t>Property</w:t>
      </w:r>
      <w:r>
        <w:t xml:space="preserve"> Type</w:t>
      </w:r>
      <w:bookmarkEnd w:id="106"/>
      <w:ins w:id="107" w:author="Paige, Richard" w:date="2020-07-29T16:49:00Z">
        <w:r w:rsidR="00B667E9">
          <w:t xml:space="preserve"> class</w:t>
        </w:r>
      </w:ins>
    </w:p>
    <w:p w14:paraId="624BD8C6" w14:textId="77777777" w:rsidR="001B4142" w:rsidRPr="001B4142" w:rsidRDefault="001B4142" w:rsidP="001B4142"/>
    <w:p w14:paraId="12C80291" w14:textId="77777777" w:rsidR="003662E9" w:rsidRDefault="007F0010" w:rsidP="007F0010">
      <w:r>
        <w:t>This class only consists of element type</w:t>
      </w:r>
      <w:del w:id="108" w:author="Paige, Richard" w:date="2020-07-29T16:49:00Z">
        <w:r w:rsidDel="00B667E9">
          <w:delText>s</w:delText>
        </w:r>
      </w:del>
      <w:r>
        <w:t xml:space="preserve"> enum</w:t>
      </w:r>
      <w:r w:rsidR="009C20A0">
        <w:t>e</w:t>
      </w:r>
      <w:r>
        <w:t>r</w:t>
      </w:r>
      <w:r w:rsidR="00D93585">
        <w:t>at</w:t>
      </w:r>
      <w:r>
        <w:t>ion</w:t>
      </w:r>
      <w:ins w:id="109" w:author="Paige, Richard" w:date="2020-07-29T16:50:00Z">
        <w:r w:rsidR="00B667E9">
          <w:t xml:space="preserve">s, constituting </w:t>
        </w:r>
      </w:ins>
      <w:del w:id="110" w:author="Paige, Richard" w:date="2020-07-29T16:50:00Z">
        <w:r w:rsidDel="00B667E9">
          <w:delText xml:space="preserve">. </w:delText>
        </w:r>
      </w:del>
      <w:ins w:id="111" w:author="Paige, Richard" w:date="2020-07-29T16:50:00Z">
        <w:r w:rsidR="00B667E9">
          <w:t>s</w:t>
        </w:r>
      </w:ins>
      <w:del w:id="112" w:author="Paige, Richard" w:date="2020-07-29T16:50:00Z">
        <w:r w:rsidDel="00B667E9">
          <w:delText>S</w:delText>
        </w:r>
      </w:del>
      <w:r>
        <w:t xml:space="preserve">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14:paraId="1E1737F7"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Goal</w:t>
      </w:r>
    </w:p>
    <w:p w14:paraId="7BCAB68C"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Strat</w:t>
      </w:r>
      <w:r>
        <w:t>e</w:t>
      </w:r>
      <w:r w:rsidRPr="003662E9">
        <w:t>gy</w:t>
      </w:r>
    </w:p>
    <w:p w14:paraId="2ACA256D"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Solution</w:t>
      </w:r>
    </w:p>
    <w:p w14:paraId="280A9726"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Context</w:t>
      </w:r>
    </w:p>
    <w:p w14:paraId="39554A65"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Assumption</w:t>
      </w:r>
    </w:p>
    <w:p w14:paraId="1813EA5F"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Justification</w:t>
      </w:r>
    </w:p>
    <w:p w14:paraId="4F1304A5"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AssertedInference</w:t>
      </w:r>
      <w:proofErr w:type="spellEnd"/>
    </w:p>
    <w:p w14:paraId="27A60862"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AssertedEvidence</w:t>
      </w:r>
      <w:proofErr w:type="spellEnd"/>
    </w:p>
    <w:p w14:paraId="279C544C"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AssertedContext</w:t>
      </w:r>
      <w:proofErr w:type="spellEnd"/>
    </w:p>
    <w:p w14:paraId="335AA008" w14:textId="77777777" w:rsidR="00236951" w:rsidRPr="007F0010" w:rsidRDefault="00236951" w:rsidP="007F0010"/>
    <w:p w14:paraId="36BA2421" w14:textId="77777777" w:rsidR="00DB647E" w:rsidRDefault="0010536E" w:rsidP="00DB647E">
      <w:pPr>
        <w:pStyle w:val="Heading2"/>
        <w:numPr>
          <w:ilvl w:val="1"/>
          <w:numId w:val="1"/>
        </w:numPr>
      </w:pPr>
      <w:bookmarkStart w:id="113" w:name="_Toc46500782"/>
      <w:r>
        <w:t>GSN Property Getter</w:t>
      </w:r>
      <w:bookmarkEnd w:id="113"/>
      <w:ins w:id="114" w:author="Paige, Richard" w:date="2020-07-29T16:50:00Z">
        <w:r w:rsidR="00B667E9">
          <w:t xml:space="preserve"> class</w:t>
        </w:r>
      </w:ins>
    </w:p>
    <w:p w14:paraId="1E08DBEF" w14:textId="77777777" w:rsidR="001B4142" w:rsidRPr="001B4142" w:rsidRDefault="001B4142" w:rsidP="001B4142"/>
    <w:p w14:paraId="54EA2069" w14:textId="77777777" w:rsidR="00851322" w:rsidRDefault="00B667E9" w:rsidP="00851322">
      <w:ins w:id="115" w:author="Paige, Richard" w:date="2020-07-29T16:50:00Z">
        <w:r>
          <w:t>The g</w:t>
        </w:r>
      </w:ins>
      <w:del w:id="116" w:author="Paige, Richard" w:date="2020-07-29T16:50:00Z">
        <w:r w:rsidR="00851322" w:rsidDel="00B667E9">
          <w:delText>G</w:delText>
        </w:r>
      </w:del>
      <w:r w:rsidR="00851322">
        <w:t xml:space="preserve">etter class is used for all element </w:t>
      </w:r>
      <w:r w:rsidR="008A7944">
        <w:t>access queries</w:t>
      </w:r>
      <w:r w:rsidR="00851322">
        <w:t>.</w:t>
      </w:r>
      <w:r w:rsidR="008355FC">
        <w:t xml:space="preserve"> There are several different getter commands in the </w:t>
      </w:r>
      <w:proofErr w:type="spellStart"/>
      <w:r w:rsidR="008355FC">
        <w:t>Astah</w:t>
      </w:r>
      <w:proofErr w:type="spellEnd"/>
      <w:r w:rsidR="008355FC">
        <w:t xml:space="preserve"> GSN driver and all of them are in the invoke </w:t>
      </w:r>
      <w:del w:id="117" w:author="Paige, Richard" w:date="2020-07-29T16:50:00Z">
        <w:r w:rsidR="009C20A0" w:rsidDel="00B667E9">
          <w:delText xml:space="preserve">the </w:delText>
        </w:r>
      </w:del>
      <w:r w:rsidR="008355FC">
        <w:t>function.</w:t>
      </w:r>
      <w:r w:rsidR="008353B8">
        <w:t xml:space="preserve"> </w:t>
      </w:r>
      <w:ins w:id="118" w:author="Paige, Richard" w:date="2020-07-29T16:50:00Z">
        <w:r>
          <w:t>When compared with the Plain-XML drier, t</w:t>
        </w:r>
      </w:ins>
      <w:del w:id="119" w:author="Paige, Richard" w:date="2020-07-29T16:50:00Z">
        <w:r w:rsidR="008353B8" w:rsidDel="00B667E9">
          <w:delText>T</w:delText>
        </w:r>
      </w:del>
      <w:r w:rsidR="008353B8">
        <w:t xml:space="preserve">here are major design changes in the getter class </w:t>
      </w:r>
      <w:r w:rsidR="00C73C57">
        <w:t>and its methods. The Plain-XML driver uses tag names</w:t>
      </w:r>
      <w:r w:rsidR="008353B8">
        <w:t xml:space="preserve"> </w:t>
      </w:r>
      <w:r w:rsidR="00C73C57">
        <w:t>to parse the XML f</w:t>
      </w:r>
      <w:r w:rsidR="00E27F2F">
        <w:t>ile. For instance, “</w:t>
      </w:r>
      <w:proofErr w:type="spellStart"/>
      <w:r w:rsidR="00E27F2F">
        <w:t>t_argumentEl</w:t>
      </w:r>
      <w:r w:rsidR="00C73C57">
        <w:t>ement</w:t>
      </w:r>
      <w:r w:rsidR="00CC0EF6">
        <w:t>.all</w:t>
      </w:r>
      <w:proofErr w:type="spellEnd"/>
      <w:r w:rsidR="00C73C57">
        <w:t xml:space="preserve">” is an example Plain-XML query in EOL. On the other hand, </w:t>
      </w:r>
      <w:proofErr w:type="spellStart"/>
      <w:r w:rsidR="00C73C57">
        <w:t>Astah</w:t>
      </w:r>
      <w:proofErr w:type="spellEnd"/>
      <w:r w:rsidR="00C73C57">
        <w:t xml:space="preserve"> GSN XMI file’s tag names are fixed and they don’t change with element types. So, using tag names in the EOL query isn’t necessary </w:t>
      </w:r>
      <w:r w:rsidR="00CC0EF6">
        <w:t>for</w:t>
      </w:r>
      <w:r w:rsidR="00C73C57">
        <w:t xml:space="preserve"> the </w:t>
      </w:r>
      <w:proofErr w:type="spellStart"/>
      <w:r w:rsidR="00CC0EF6">
        <w:t>Astah</w:t>
      </w:r>
      <w:proofErr w:type="spellEnd"/>
      <w:r w:rsidR="00CC0EF6">
        <w:t xml:space="preserve"> driver</w:t>
      </w:r>
      <w:r w:rsidR="00C73C57">
        <w:t>. Instead, I used a “</w:t>
      </w:r>
      <w:proofErr w:type="spellStart"/>
      <w:r w:rsidR="00C73C57">
        <w:t>gsn</w:t>
      </w:r>
      <w:proofErr w:type="spellEnd"/>
      <w:r w:rsidR="00C73C57">
        <w:t>” keyword to parse the file and get the root element. After the “</w:t>
      </w:r>
      <w:proofErr w:type="spellStart"/>
      <w:r w:rsidR="00C73C57">
        <w:t>gsn</w:t>
      </w:r>
      <w:proofErr w:type="spellEnd"/>
      <w:r w:rsidR="00C73C57">
        <w:t>” keyword, the user</w:t>
      </w:r>
      <w:r w:rsidR="00BE3487">
        <w:t>s</w:t>
      </w:r>
      <w:r w:rsidR="00C73C57">
        <w:t xml:space="preserve"> can type the element </w:t>
      </w:r>
      <w:r w:rsidR="00BE3487">
        <w:t>they want</w:t>
      </w:r>
      <w:r w:rsidR="00C73C57">
        <w:t xml:space="preserve"> to access. For example, for accessing the goal elements the user</w:t>
      </w:r>
      <w:r w:rsidR="00BE3487">
        <w:t>s need</w:t>
      </w:r>
      <w:r w:rsidR="00C73C57">
        <w:t xml:space="preserve"> to type “</w:t>
      </w:r>
      <w:proofErr w:type="spellStart"/>
      <w:proofErr w:type="gramStart"/>
      <w:r w:rsidR="00C73C57">
        <w:t>gsn.goal</w:t>
      </w:r>
      <w:proofErr w:type="spellEnd"/>
      <w:proofErr w:type="gramEnd"/>
      <w:r w:rsidR="00C73C57">
        <w:t xml:space="preserve">” or for accessing an assumption element with ID: A4, </w:t>
      </w:r>
      <w:r w:rsidR="00BE3487">
        <w:t>they need</w:t>
      </w:r>
      <w:r w:rsidR="00C73C57">
        <w:t xml:space="preserve"> to type “gsn.A4”.</w:t>
      </w:r>
      <w:r w:rsidR="00CC0EF6">
        <w:t xml:space="preserve"> </w:t>
      </w:r>
    </w:p>
    <w:p w14:paraId="34EA4C03" w14:textId="77777777" w:rsidR="00CC0EF6" w:rsidRDefault="00CC0EF6" w:rsidP="00851322">
      <w:r>
        <w:t xml:space="preserve">The major change </w:t>
      </w:r>
      <w:del w:id="120" w:author="Paige, Richard" w:date="2020-07-29T16:50:00Z">
        <w:r w:rsidDel="00B667E9">
          <w:delText xml:space="preserve">part </w:delText>
        </w:r>
      </w:del>
      <w:r>
        <w:t xml:space="preserve">is </w:t>
      </w:r>
      <w:ins w:id="121" w:author="Paige, Richard" w:date="2020-07-29T16:50:00Z">
        <w:r w:rsidR="00B667E9">
          <w:t xml:space="preserve">in </w:t>
        </w:r>
      </w:ins>
      <w:r>
        <w:t xml:space="preserve">the element access. The Plain-XML driver requires </w:t>
      </w:r>
      <w:proofErr w:type="gramStart"/>
      <w:r>
        <w:t>“.all</w:t>
      </w:r>
      <w:proofErr w:type="gramEnd"/>
      <w:r>
        <w:t>” keyword to get all the tag elements. For example, “</w:t>
      </w:r>
      <w:proofErr w:type="spellStart"/>
      <w:r>
        <w:t>t_argumentElement.all</w:t>
      </w:r>
      <w:proofErr w:type="spellEnd"/>
      <w:r>
        <w:t xml:space="preserve">” query parses the file gets all elements with </w:t>
      </w:r>
      <w:proofErr w:type="spellStart"/>
      <w:r w:rsidRPr="00CC0EF6">
        <w:rPr>
          <w:i/>
        </w:rPr>
        <w:t>argumentElement</w:t>
      </w:r>
      <w:proofErr w:type="spellEnd"/>
      <w:r>
        <w:t xml:space="preserve"> tag name. If you want to get the id attribute values of these tags, you need to type a query like “</w:t>
      </w:r>
      <w:proofErr w:type="spellStart"/>
      <w:r>
        <w:t>t_argumentElement.all.a_id</w:t>
      </w:r>
      <w:proofErr w:type="spellEnd"/>
      <w:r>
        <w:t xml:space="preserve">”. Without </w:t>
      </w:r>
      <w:r>
        <w:rPr>
          <w:i/>
        </w:rPr>
        <w:t>all</w:t>
      </w:r>
      <w:r>
        <w:t xml:space="preserve"> keyword such as </w:t>
      </w:r>
      <w:r>
        <w:lastRenderedPageBreak/>
        <w:t>“</w:t>
      </w:r>
      <w:proofErr w:type="spellStart"/>
      <w:r>
        <w:t>t_argumentElement.a_id</w:t>
      </w:r>
      <w:proofErr w:type="spellEnd"/>
      <w:r>
        <w:t xml:space="preserve">” the Plain-XML driver won’t work. However, in the </w:t>
      </w:r>
      <w:proofErr w:type="spellStart"/>
      <w:r>
        <w:t>Astah</w:t>
      </w:r>
      <w:proofErr w:type="spellEnd"/>
      <w:r>
        <w:t xml:space="preserve"> GSN driver, you don’t need to use the </w:t>
      </w:r>
      <w:r>
        <w:rPr>
          <w:i/>
        </w:rPr>
        <w:t>all</w:t>
      </w:r>
      <w:r>
        <w:t xml:space="preserve"> keyword to access any element. For this change to happen, I need to modify the </w:t>
      </w:r>
      <w:r>
        <w:rPr>
          <w:i/>
        </w:rPr>
        <w:t xml:space="preserve">owns </w:t>
      </w:r>
      <w:r>
        <w:t xml:space="preserve">function in the </w:t>
      </w:r>
      <w:proofErr w:type="spellStart"/>
      <w:r>
        <w:t>GsnModel</w:t>
      </w:r>
      <w:proofErr w:type="spellEnd"/>
      <w:r>
        <w:t xml:space="preserve">. </w:t>
      </w:r>
      <w:r w:rsidRPr="00CC0EF6">
        <w:rPr>
          <w:i/>
        </w:rPr>
        <w:t>Owns</w:t>
      </w:r>
      <w:r>
        <w:t xml:space="preserve"> function returns true to all </w:t>
      </w:r>
      <w:r>
        <w:rPr>
          <w:i/>
        </w:rPr>
        <w:t xml:space="preserve">Element </w:t>
      </w:r>
      <w:r>
        <w:t xml:space="preserve">(W3C Dom library’s Element class) types and also </w:t>
      </w:r>
      <w:proofErr w:type="spellStart"/>
      <w:r>
        <w:rPr>
          <w:i/>
        </w:rPr>
        <w:t>EolModelElementType</w:t>
      </w:r>
      <w:proofErr w:type="spellEnd"/>
      <w:r>
        <w:rPr>
          <w:i/>
        </w:rPr>
        <w:t xml:space="preserve"> </w:t>
      </w:r>
      <w:r w:rsidRPr="00CC0EF6">
        <w:t>objects</w:t>
      </w:r>
      <w:r>
        <w:t xml:space="preserve"> with the “</w:t>
      </w:r>
      <w:proofErr w:type="spellStart"/>
      <w:r>
        <w:t>gsn</w:t>
      </w:r>
      <w:proofErr w:type="spellEnd"/>
      <w:r>
        <w:t xml:space="preserve">” keyword. So, all queries that start with </w:t>
      </w:r>
      <w:r w:rsidR="00D308E5">
        <w:t xml:space="preserve">the </w:t>
      </w:r>
      <w:r>
        <w:t>“</w:t>
      </w:r>
      <w:proofErr w:type="spellStart"/>
      <w:r>
        <w:t>gsn</w:t>
      </w:r>
      <w:proofErr w:type="spellEnd"/>
      <w:r>
        <w:t xml:space="preserve">” keyword invoke the </w:t>
      </w:r>
      <w:proofErr w:type="spellStart"/>
      <w:r>
        <w:t>GsnPropertyGetter</w:t>
      </w:r>
      <w:proofErr w:type="spellEnd"/>
      <w:r>
        <w:t xml:space="preserve"> and </w:t>
      </w:r>
      <w:proofErr w:type="spellStart"/>
      <w:r>
        <w:t>GsnPropertySetter</w:t>
      </w:r>
      <w:proofErr w:type="spellEnd"/>
      <w:r>
        <w:t xml:space="preserve"> classes.</w:t>
      </w:r>
      <w:r w:rsidR="00D308E5">
        <w:t xml:space="preserve"> If the </w:t>
      </w:r>
      <w:r w:rsidR="00D308E5">
        <w:rPr>
          <w:i/>
        </w:rPr>
        <w:t>owns</w:t>
      </w:r>
      <w:r w:rsidR="00D308E5">
        <w:t xml:space="preserve"> function returns false for the input object, it invokes the </w:t>
      </w:r>
      <w:proofErr w:type="spellStart"/>
      <w:r w:rsidR="00D308E5">
        <w:t>superclasses</w:t>
      </w:r>
      <w:proofErr w:type="spellEnd"/>
      <w:r w:rsidR="00D308E5">
        <w:t xml:space="preserve"> which are </w:t>
      </w:r>
      <w:proofErr w:type="spellStart"/>
      <w:r w:rsidR="00D308E5">
        <w:t>JavaPropertyGetter</w:t>
      </w:r>
      <w:proofErr w:type="spellEnd"/>
      <w:r w:rsidR="00D308E5">
        <w:t xml:space="preserve"> and </w:t>
      </w:r>
      <w:proofErr w:type="spellStart"/>
      <w:r w:rsidR="00D308E5">
        <w:t>JavaPropertySetter</w:t>
      </w:r>
      <w:proofErr w:type="spellEnd"/>
      <w:r w:rsidR="00D308E5">
        <w:t xml:space="preserve">.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14:paraId="1B72F033" w14:textId="77777777" w:rsidR="00005F8E" w:rsidRDefault="00005F8E" w:rsidP="00851322">
      <w:r>
        <w:t xml:space="preserve">In the Plain-XML driver, </w:t>
      </w:r>
      <w:proofErr w:type="gramStart"/>
      <w:r>
        <w:t>“.all</w:t>
      </w:r>
      <w:proofErr w:type="gramEnd"/>
      <w:r>
        <w:t xml:space="preserve">” request handled by the </w:t>
      </w:r>
      <w:proofErr w:type="spellStart"/>
      <w:r>
        <w:t>JavaPropertyGetter</w:t>
      </w:r>
      <w:proofErr w:type="spellEnd"/>
      <w:r>
        <w:t xml:space="preserve">, not by the </w:t>
      </w:r>
      <w:proofErr w:type="spellStart"/>
      <w:r>
        <w:t>PlainXmlPropertyGetter</w:t>
      </w:r>
      <w:proofErr w:type="spellEnd"/>
      <w:r>
        <w:t xml:space="preserve">. </w:t>
      </w:r>
      <w:proofErr w:type="gramStart"/>
      <w:r>
        <w:t>“.all</w:t>
      </w:r>
      <w:proofErr w:type="gramEnd"/>
      <w:r>
        <w:t xml:space="preserve">” request parses the file and collects all elements with the given tag name. </w:t>
      </w:r>
      <w:r w:rsidR="00E82405">
        <w:t xml:space="preserve">On the other hand, in the </w:t>
      </w:r>
      <w:proofErr w:type="spellStart"/>
      <w:r w:rsidR="00E82405">
        <w:t>Astah</w:t>
      </w:r>
      <w:proofErr w:type="spellEnd"/>
      <w:r w:rsidR="00E82405">
        <w:t xml:space="preserve"> GSN driver, </w:t>
      </w:r>
      <w:proofErr w:type="gramStart"/>
      <w:r w:rsidR="00E82405">
        <w:t>“.all</w:t>
      </w:r>
      <w:proofErr w:type="gramEnd"/>
      <w:r w:rsidR="00E82405">
        <w:t xml:space="preserve">” requests handled by the </w:t>
      </w:r>
      <w:proofErr w:type="spellStart"/>
      <w:r w:rsidR="00E82405">
        <w:t>GsnPropertyGetter</w:t>
      </w:r>
      <w:proofErr w:type="spellEnd"/>
      <w:r w:rsidR="00E82405">
        <w:t xml:space="preserve"> class thanks to modified </w:t>
      </w:r>
      <w:proofErr w:type="spellStart"/>
      <w:r w:rsidR="00E82405">
        <w:t>GsnModel</w:t>
      </w:r>
      <w:r w:rsidR="00740665">
        <w:t>'s</w:t>
      </w:r>
      <w:proofErr w:type="spellEnd"/>
      <w:r w:rsidR="00E82405">
        <w:t xml:space="preserve"> </w:t>
      </w:r>
      <w:r w:rsidR="00E82405">
        <w:rPr>
          <w:i/>
        </w:rPr>
        <w:t>owns</w:t>
      </w:r>
      <w:r w:rsidR="00E82405">
        <w:t xml:space="preserve"> function. </w:t>
      </w:r>
      <w:r w:rsidR="00FB7873">
        <w:t xml:space="preserve">Without </w:t>
      </w:r>
      <w:proofErr w:type="spellStart"/>
      <w:r w:rsidR="00FB7873">
        <w:rPr>
          <w:i/>
        </w:rPr>
        <w:t>EolModelElementType</w:t>
      </w:r>
      <w:proofErr w:type="spellEnd"/>
      <w:r w:rsidR="00FB7873">
        <w:t xml:space="preserve"> acceptance</w:t>
      </w:r>
      <w:r w:rsidR="00853972">
        <w:t xml:space="preserve"> in the </w:t>
      </w:r>
      <w:proofErr w:type="spellStart"/>
      <w:r w:rsidR="00853972">
        <w:t>GsnModel’s</w:t>
      </w:r>
      <w:proofErr w:type="spellEnd"/>
      <w:r w:rsidR="00853972">
        <w:t xml:space="preserve"> </w:t>
      </w:r>
      <w:r w:rsidR="00853972">
        <w:rPr>
          <w:i/>
        </w:rPr>
        <w:t>owns</w:t>
      </w:r>
      <w:r w:rsidR="00853972">
        <w:t xml:space="preserve"> function</w:t>
      </w:r>
      <w:r w:rsidR="00FB7873">
        <w:t>,</w:t>
      </w:r>
      <w:r w:rsidR="00853972">
        <w:t xml:space="preserve"> </w:t>
      </w:r>
      <w:proofErr w:type="spellStart"/>
      <w:r w:rsidR="00853972">
        <w:t>Astah</w:t>
      </w:r>
      <w:proofErr w:type="spellEnd"/>
      <w:r w:rsidR="00853972">
        <w:t xml:space="preserve"> GSN queries have</w:t>
      </w:r>
      <w:r w:rsidR="00FB7873">
        <w:t xml:space="preserve"> to use “all” keyword such as “</w:t>
      </w:r>
      <w:proofErr w:type="gramStart"/>
      <w:r w:rsidR="00FB7873">
        <w:t>gsn.all.G</w:t>
      </w:r>
      <w:proofErr w:type="gramEnd"/>
      <w:r w:rsidR="00FB7873">
        <w:t>1” instead of “gsn.G1”.</w:t>
      </w:r>
      <w:r w:rsidR="003D7A10">
        <w:t xml:space="preserve"> Nevertheless, </w:t>
      </w:r>
      <w:proofErr w:type="gramStart"/>
      <w:r w:rsidR="003D7A10">
        <w:t>“.all</w:t>
      </w:r>
      <w:proofErr w:type="gramEnd"/>
      <w:r w:rsidR="003D7A10">
        <w:t>” queries handled the same as “.goal” or “.nodes” queries thanks to this modification.</w:t>
      </w:r>
      <w:r w:rsidR="00CA1CF1">
        <w:t xml:space="preserve"> </w:t>
      </w:r>
    </w:p>
    <w:p w14:paraId="23759797" w14:textId="77777777" w:rsidR="00CA1CF1" w:rsidRDefault="00CA1CF1" w:rsidP="00851322">
      <w:r>
        <w:t>As mentioned before, the “</w:t>
      </w:r>
      <w:proofErr w:type="spellStart"/>
      <w:r>
        <w:t>gsn</w:t>
      </w:r>
      <w:proofErr w:type="spellEnd"/>
      <w:r>
        <w:t>” keyword represents the root element of the XMI file. All other elements are children of the root element.</w:t>
      </w:r>
      <w:r w:rsidR="00CF6FFB">
        <w:t xml:space="preserve"> Some queries like “</w:t>
      </w:r>
      <w:proofErr w:type="spellStart"/>
      <w:r w:rsidR="00CF6FFB">
        <w:t>gsn.all</w:t>
      </w:r>
      <w:proofErr w:type="spellEnd"/>
      <w:r w:rsidR="00CF6FFB">
        <w:t>” or “</w:t>
      </w:r>
      <w:proofErr w:type="spellStart"/>
      <w:proofErr w:type="gramStart"/>
      <w:r w:rsidR="00CF6FFB">
        <w:t>gsn.strategy</w:t>
      </w:r>
      <w:proofErr w:type="spellEnd"/>
      <w:proofErr w:type="gramEnd"/>
      <w:r w:rsidR="00CF6FFB">
        <w:t>”</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w:t>
      </w:r>
      <w:proofErr w:type="spellStart"/>
      <w:proofErr w:type="gramStart"/>
      <w:r w:rsidR="008C4E33">
        <w:t>gsn.goal</w:t>
      </w:r>
      <w:proofErr w:type="gramEnd"/>
      <w:r w:rsidR="008C4E33">
        <w:t>.content</w:t>
      </w:r>
      <w:proofErr w:type="spellEnd"/>
      <w:r w:rsidR="008C4E33">
        <w:t>” return String or String Sequence depending on the number of the elements.</w:t>
      </w:r>
    </w:p>
    <w:p w14:paraId="71454522" w14:textId="77777777" w:rsidR="00DA6D8B" w:rsidRPr="00FB7873" w:rsidRDefault="00DA6D8B" w:rsidP="00851322"/>
    <w:p w14:paraId="097A1BEC" w14:textId="77777777" w:rsidR="008245E1" w:rsidRDefault="008245E1" w:rsidP="005C688D">
      <w:pPr>
        <w:pStyle w:val="ListParagraph"/>
        <w:numPr>
          <w:ilvl w:val="0"/>
          <w:numId w:val="9"/>
        </w:numPr>
        <w:rPr>
          <w:b/>
        </w:rPr>
      </w:pPr>
      <w:r w:rsidRPr="00B35ED2">
        <w:rPr>
          <w:b/>
        </w:rPr>
        <w:t>All elements</w:t>
      </w:r>
    </w:p>
    <w:p w14:paraId="2C8DD5DF" w14:textId="77777777" w:rsidR="009B02B5" w:rsidRDefault="009B02B5" w:rsidP="009B02B5">
      <w:r w:rsidRPr="009B02B5">
        <w:rPr>
          <w:u w:val="single"/>
        </w:rPr>
        <w:t>Keyword:</w:t>
      </w:r>
      <w:r>
        <w:t xml:space="preserve"> all</w:t>
      </w:r>
    </w:p>
    <w:p w14:paraId="58529B23" w14:textId="77777777" w:rsidR="00295543" w:rsidRPr="009B02B5" w:rsidRDefault="00295543" w:rsidP="009B02B5">
      <w:r w:rsidRPr="00295543">
        <w:rPr>
          <w:u w:val="single"/>
        </w:rPr>
        <w:t>Returns:</w:t>
      </w:r>
      <w:r>
        <w:t xml:space="preserve"> NULL or 1+ elements</w:t>
      </w:r>
    </w:p>
    <w:p w14:paraId="7416605C" w14:textId="77777777"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14:paraId="197B90AD" w14:textId="77777777" w:rsidR="008245E1" w:rsidRDefault="008245E1" w:rsidP="005C688D">
      <w:pPr>
        <w:pStyle w:val="ListParagraph"/>
        <w:numPr>
          <w:ilvl w:val="0"/>
          <w:numId w:val="9"/>
        </w:numPr>
        <w:rPr>
          <w:b/>
        </w:rPr>
      </w:pPr>
      <w:r w:rsidRPr="00B35ED2">
        <w:rPr>
          <w:b/>
        </w:rPr>
        <w:t>All node elements</w:t>
      </w:r>
    </w:p>
    <w:p w14:paraId="3469FC03" w14:textId="77777777" w:rsidR="00295543" w:rsidRDefault="009B02B5" w:rsidP="00295543">
      <w:r w:rsidRPr="009B02B5">
        <w:rPr>
          <w:u w:val="single"/>
        </w:rPr>
        <w:t>Keyword:</w:t>
      </w:r>
      <w:r>
        <w:t xml:space="preserve"> nodes</w:t>
      </w:r>
      <w:r w:rsidR="00295543" w:rsidRPr="00295543">
        <w:t xml:space="preserve"> </w:t>
      </w:r>
    </w:p>
    <w:p w14:paraId="60F5DDA6" w14:textId="77777777"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14:paraId="53450BFC" w14:textId="77777777"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14:paraId="1AE9A4DB" w14:textId="77777777" w:rsidR="008245E1" w:rsidRDefault="008245E1" w:rsidP="005C688D">
      <w:pPr>
        <w:pStyle w:val="ListParagraph"/>
        <w:numPr>
          <w:ilvl w:val="0"/>
          <w:numId w:val="9"/>
        </w:numPr>
        <w:rPr>
          <w:b/>
        </w:rPr>
      </w:pPr>
      <w:r w:rsidRPr="00B35ED2">
        <w:rPr>
          <w:b/>
        </w:rPr>
        <w:t>All link elements</w:t>
      </w:r>
    </w:p>
    <w:p w14:paraId="10662507" w14:textId="77777777" w:rsidR="00295543" w:rsidRDefault="00D47DEF" w:rsidP="00295543">
      <w:r w:rsidRPr="00D47DEF">
        <w:rPr>
          <w:u w:val="single"/>
        </w:rPr>
        <w:t>Keyword:</w:t>
      </w:r>
      <w:r w:rsidRPr="00D47DEF">
        <w:t xml:space="preserve"> links</w:t>
      </w:r>
      <w:r w:rsidR="00295543" w:rsidRPr="00295543">
        <w:t xml:space="preserve"> </w:t>
      </w:r>
    </w:p>
    <w:p w14:paraId="39A72B40" w14:textId="77777777"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5D330872" w14:textId="77777777" w:rsidR="00443B68" w:rsidRDefault="00D47DEF" w:rsidP="00295543">
      <w:r w:rsidRPr="00D47DEF">
        <w:rPr>
          <w:u w:val="single"/>
        </w:rPr>
        <w:lastRenderedPageBreak/>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14:paraId="09D7E139" w14:textId="77777777" w:rsidR="00D47DEF" w:rsidRPr="00D47DEF" w:rsidRDefault="00BE3487" w:rsidP="005C688D">
      <w:pPr>
        <w:pStyle w:val="ListParagraph"/>
        <w:numPr>
          <w:ilvl w:val="0"/>
          <w:numId w:val="9"/>
        </w:numPr>
        <w:rPr>
          <w:b/>
        </w:rPr>
      </w:pPr>
      <w:r>
        <w:rPr>
          <w:b/>
        </w:rPr>
        <w:t>Element by type</w:t>
      </w:r>
    </w:p>
    <w:p w14:paraId="39E7F916" w14:textId="77777777" w:rsidR="00BE3487" w:rsidRDefault="00BE3487" w:rsidP="00BE3487">
      <w:r w:rsidRPr="00BE3487">
        <w:rPr>
          <w:u w:val="single"/>
        </w:rPr>
        <w:t>Keywords:</w:t>
      </w:r>
      <w:r>
        <w:t xml:space="preserve"> goal, strategy, solution, context, assumption, justification, </w:t>
      </w:r>
      <w:proofErr w:type="spellStart"/>
      <w:r>
        <w:t>assertedcontext</w:t>
      </w:r>
      <w:proofErr w:type="spellEnd"/>
      <w:r>
        <w:t xml:space="preserve">, </w:t>
      </w:r>
      <w:proofErr w:type="spellStart"/>
      <w:r>
        <w:t>assertedevidence</w:t>
      </w:r>
      <w:proofErr w:type="spellEnd"/>
      <w:r>
        <w:t xml:space="preserve">, and </w:t>
      </w:r>
      <w:proofErr w:type="spellStart"/>
      <w:r>
        <w:t>assertedinference</w:t>
      </w:r>
      <w:proofErr w:type="spellEnd"/>
      <w:r w:rsidRPr="00295543">
        <w:t xml:space="preserve"> </w:t>
      </w:r>
    </w:p>
    <w:p w14:paraId="134B8F5F" w14:textId="77777777" w:rsidR="00BE3487" w:rsidRPr="00D47DEF" w:rsidRDefault="00BE3487" w:rsidP="00BE3487">
      <w:r w:rsidRPr="00BE3487">
        <w:rPr>
          <w:u w:val="single"/>
        </w:rPr>
        <w:t>Return Type:</w:t>
      </w:r>
      <w:r>
        <w:t xml:space="preserve"> NULL or 1+ element</w:t>
      </w:r>
    </w:p>
    <w:p w14:paraId="54C7E2D6" w14:textId="77777777" w:rsidR="00BE3487" w:rsidRPr="00BE3487" w:rsidRDefault="00BE3487" w:rsidP="00295543">
      <w:r w:rsidRPr="00BE3487">
        <w:rPr>
          <w:u w:val="single"/>
        </w:rPr>
        <w:t>Description:</w:t>
      </w:r>
      <w:r>
        <w:t xml:space="preserve"> Element types are determined via </w:t>
      </w:r>
      <w:proofErr w:type="spellStart"/>
      <w:r>
        <w:t>GsnProperty</w:t>
      </w:r>
      <w:proofErr w:type="spellEnd"/>
      <w:r>
        <w:t xml:space="preserve"> parser. This part loops over every child element and calls parser to determine the element’s type. If the types are a match, it adds elements to the result list. Finally, it returns the result list. </w:t>
      </w:r>
    </w:p>
    <w:p w14:paraId="135615D8" w14:textId="77777777" w:rsidR="008245E1" w:rsidRDefault="00BE3487" w:rsidP="005C688D">
      <w:pPr>
        <w:pStyle w:val="ListParagraph"/>
        <w:numPr>
          <w:ilvl w:val="0"/>
          <w:numId w:val="9"/>
        </w:numPr>
        <w:rPr>
          <w:b/>
        </w:rPr>
      </w:pPr>
      <w:r>
        <w:rPr>
          <w:b/>
        </w:rPr>
        <w:t>Element by ID</w:t>
      </w:r>
    </w:p>
    <w:p w14:paraId="6890BABC" w14:textId="77777777" w:rsidR="00BE3487" w:rsidRDefault="00BE3487" w:rsidP="00BE3487">
      <w:r w:rsidRPr="00BE3487">
        <w:rPr>
          <w:u w:val="single"/>
        </w:rPr>
        <w:t>Keywords:</w:t>
      </w:r>
      <w:r>
        <w:t xml:space="preserve"> G1, Sn2, … (GSN Element ID)</w:t>
      </w:r>
      <w:r w:rsidRPr="00295543">
        <w:t xml:space="preserve"> </w:t>
      </w:r>
    </w:p>
    <w:p w14:paraId="1358B224" w14:textId="77777777" w:rsidR="00BE3487" w:rsidRPr="00D47DEF" w:rsidRDefault="00BE3487" w:rsidP="00BE3487">
      <w:r w:rsidRPr="00BE3487">
        <w:rPr>
          <w:u w:val="single"/>
        </w:rPr>
        <w:t>Return Type:</w:t>
      </w:r>
      <w:r>
        <w:t xml:space="preserve"> NULL or 1 element</w:t>
      </w:r>
    </w:p>
    <w:p w14:paraId="4CB6BB83" w14:textId="77777777"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w:t>
      </w:r>
      <w:proofErr w:type="spellStart"/>
      <w:r>
        <w:t>GsnProperty</w:t>
      </w:r>
      <w:proofErr w:type="spellEnd"/>
      <w:r>
        <w:t xml:space="preserve"> parser with a string ID variable. If it can parse it. It will return a new </w:t>
      </w:r>
      <w:proofErr w:type="spellStart"/>
      <w:r>
        <w:t>GsnProperty</w:t>
      </w:r>
      <w:proofErr w:type="spellEnd"/>
      <w:r>
        <w:t xml:space="preserve"> object. Then, it checks every elements’ ID and if it can find it, it returns the element. Custom ID part works the same </w:t>
      </w:r>
      <w:proofErr w:type="spellStart"/>
      <w:r>
        <w:t>bu</w:t>
      </w:r>
      <w:proofErr w:type="spellEnd"/>
      <w:r>
        <w:t xml:space="preserve"> it only invokes this part after returning null from </w:t>
      </w:r>
      <w:proofErr w:type="spellStart"/>
      <w:r>
        <w:t>GsnProperty</w:t>
      </w:r>
      <w:proofErr w:type="spellEnd"/>
      <w:r>
        <w:t xml:space="preserve"> parser. If there wasn’t any element with a given custom ID, invoke function returns null.</w:t>
      </w:r>
    </w:p>
    <w:p w14:paraId="19445F6B" w14:textId="77777777" w:rsidR="008245E1" w:rsidRPr="00E95AA2" w:rsidRDefault="008245E1" w:rsidP="005C688D">
      <w:pPr>
        <w:pStyle w:val="ListParagraph"/>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14:paraId="6F0D42A4" w14:textId="77777777"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14:paraId="6AC28550" w14:textId="77777777"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14:paraId="43813218" w14:textId="77777777"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doesn’t work with “</w:t>
      </w:r>
      <w:proofErr w:type="gramStart"/>
      <w:r w:rsidR="00D749EA">
        <w:t>–“ character</w:t>
      </w:r>
      <w:proofErr w:type="gramEnd"/>
      <w:r w:rsidR="00D749EA">
        <w:t xml:space="preserve">. After parsing sting, it finds node elements with given two IDs. If both of the nodes are found, it loops over every link element and tries to find given nodes </w:t>
      </w:r>
      <w:proofErr w:type="spellStart"/>
      <w:proofErr w:type="gramStart"/>
      <w:r w:rsidR="00D749EA" w:rsidRPr="00D47DEF">
        <w:rPr>
          <w:i/>
        </w:rPr>
        <w:t>xmi:id</w:t>
      </w:r>
      <w:r w:rsidR="00D749EA">
        <w:t>s</w:t>
      </w:r>
      <w:proofErr w:type="spellEnd"/>
      <w:proofErr w:type="gramEnd"/>
      <w:r w:rsidR="00D749EA">
        <w:t xml:space="preserve"> in the target and source attributes. Finally, it returns the link element or null depending on a search result.</w:t>
      </w:r>
    </w:p>
    <w:p w14:paraId="4E6B8900" w14:textId="77777777" w:rsidR="008245E1" w:rsidRPr="00B35ED2" w:rsidRDefault="008245E1" w:rsidP="005C688D">
      <w:pPr>
        <w:pStyle w:val="ListParagraph"/>
        <w:numPr>
          <w:ilvl w:val="0"/>
          <w:numId w:val="9"/>
        </w:numPr>
        <w:rPr>
          <w:b/>
        </w:rPr>
      </w:pPr>
      <w:r w:rsidRPr="00B35ED2">
        <w:rPr>
          <w:b/>
        </w:rPr>
        <w:t>Element’s type</w:t>
      </w:r>
    </w:p>
    <w:p w14:paraId="0E73AD61" w14:textId="77777777" w:rsidR="00295543" w:rsidRDefault="00A57234" w:rsidP="00295543">
      <w:r>
        <w:rPr>
          <w:u w:val="single"/>
        </w:rPr>
        <w:t>Keyword:</w:t>
      </w:r>
      <w:r>
        <w:t xml:space="preserve"> </w:t>
      </w:r>
      <w:proofErr w:type="spellStart"/>
      <w:r>
        <w:t>gsntype</w:t>
      </w:r>
      <w:proofErr w:type="spellEnd"/>
      <w:r w:rsidR="00295543" w:rsidRPr="00295543">
        <w:t xml:space="preserve"> </w:t>
      </w:r>
    </w:p>
    <w:p w14:paraId="06CF16B1"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14:paraId="51A63D78" w14:textId="77777777" w:rsidR="008D35C2" w:rsidRDefault="00D47DEF" w:rsidP="00D47DEF">
      <w:r w:rsidRPr="00D47DEF">
        <w:rPr>
          <w:u w:val="single"/>
        </w:rPr>
        <w:t>Description:</w:t>
      </w:r>
      <w:r>
        <w:t xml:space="preserve"> </w:t>
      </w:r>
      <w:proofErr w:type="spellStart"/>
      <w:r w:rsidR="008D35C2">
        <w:t>Gsn</w:t>
      </w:r>
      <w:proofErr w:type="spellEnd"/>
      <w:r w:rsidR="008D35C2">
        <w:t xml:space="preserve"> type case’s input could be </w:t>
      </w:r>
      <w:r w:rsidR="009C20A0">
        <w:t xml:space="preserve">a </w:t>
      </w:r>
      <w:r w:rsidR="008D35C2">
        <w:t>root element, list</w:t>
      </w:r>
      <w:r w:rsidR="009C20A0">
        <w:t>,</w:t>
      </w:r>
      <w:r w:rsidR="008D35C2">
        <w:t xml:space="preserve"> or just an element. It uses </w:t>
      </w:r>
      <w:r w:rsidR="009C20A0">
        <w:t xml:space="preserve">the </w:t>
      </w:r>
      <w:proofErr w:type="spellStart"/>
      <w:r w:rsidR="008D35C2">
        <w:t>GsnProperty</w:t>
      </w:r>
      <w:proofErr w:type="spellEnd"/>
      <w:r w:rsidR="008D35C2">
        <w:t xml:space="preserve"> element parser to determine </w:t>
      </w:r>
      <w:r w:rsidR="009C20A0">
        <w:t xml:space="preserve">the </w:t>
      </w:r>
      <w:r w:rsidR="008D35C2">
        <w:t>given element/s type and returns it.</w:t>
      </w:r>
      <w:r w:rsidR="00A57234">
        <w:t xml:space="preserve"> Additionally, the “</w:t>
      </w:r>
      <w:proofErr w:type="spellStart"/>
      <w:r w:rsidR="00A57234">
        <w:t>gsntype</w:t>
      </w:r>
      <w:proofErr w:type="spellEnd"/>
      <w:r w:rsidR="00A57234">
        <w:t>” keyword used instead of the “type” keyword because the “type” keyword used by Epsilon and it returns the given object’s type.</w:t>
      </w:r>
    </w:p>
    <w:p w14:paraId="71911522" w14:textId="77777777" w:rsidR="008245E1" w:rsidRPr="00B35ED2" w:rsidRDefault="008245E1" w:rsidP="005C688D">
      <w:pPr>
        <w:pStyle w:val="ListParagraph"/>
        <w:numPr>
          <w:ilvl w:val="0"/>
          <w:numId w:val="9"/>
        </w:numPr>
        <w:rPr>
          <w:b/>
        </w:rPr>
      </w:pPr>
      <w:r w:rsidRPr="00B35ED2">
        <w:rPr>
          <w:b/>
        </w:rPr>
        <w:t>E</w:t>
      </w:r>
      <w:r w:rsidR="00CA031E" w:rsidRPr="00B35ED2">
        <w:rPr>
          <w:b/>
        </w:rPr>
        <w:t>lement’s target</w:t>
      </w:r>
    </w:p>
    <w:p w14:paraId="65E4B2CF" w14:textId="77777777" w:rsidR="00295543" w:rsidRDefault="00D47DEF" w:rsidP="00295543">
      <w:r w:rsidRPr="00D47DEF">
        <w:rPr>
          <w:u w:val="single"/>
        </w:rPr>
        <w:lastRenderedPageBreak/>
        <w:t>Keyword:</w:t>
      </w:r>
      <w:r w:rsidR="00A57234" w:rsidRPr="00A57234">
        <w:t xml:space="preserve"> target</w:t>
      </w:r>
      <w:r w:rsidRPr="00D47DEF">
        <w:rPr>
          <w:u w:val="single"/>
        </w:rPr>
        <w:t xml:space="preserve"> </w:t>
      </w:r>
    </w:p>
    <w:p w14:paraId="11AC99FA" w14:textId="77777777"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259BB914" w14:textId="77777777"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14:paraId="62180303" w14:textId="77777777" w:rsidR="00956608" w:rsidRDefault="00956608" w:rsidP="00D47DEF"/>
    <w:p w14:paraId="4E38869F" w14:textId="77777777" w:rsidR="008245E1" w:rsidRPr="00B35ED2" w:rsidRDefault="00CA031E" w:rsidP="005C688D">
      <w:pPr>
        <w:pStyle w:val="ListParagraph"/>
        <w:numPr>
          <w:ilvl w:val="0"/>
          <w:numId w:val="9"/>
        </w:numPr>
        <w:rPr>
          <w:b/>
        </w:rPr>
      </w:pPr>
      <w:r w:rsidRPr="00B35ED2">
        <w:rPr>
          <w:b/>
        </w:rPr>
        <w:t>Element’s source</w:t>
      </w:r>
    </w:p>
    <w:p w14:paraId="69915741" w14:textId="77777777" w:rsidR="00295543" w:rsidRDefault="00A57234" w:rsidP="00295543">
      <w:r>
        <w:rPr>
          <w:u w:val="single"/>
        </w:rPr>
        <w:t>Keyword:</w:t>
      </w:r>
      <w:r>
        <w:t xml:space="preserve"> source</w:t>
      </w:r>
      <w:r w:rsidR="00295543" w:rsidRPr="00295543">
        <w:t xml:space="preserve"> </w:t>
      </w:r>
    </w:p>
    <w:p w14:paraId="07CD3C1F"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14:paraId="67882D21" w14:textId="77777777"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14:paraId="6E3829D8" w14:textId="77777777" w:rsidR="008245E1" w:rsidRPr="00B35ED2" w:rsidRDefault="008245E1" w:rsidP="005C688D">
      <w:pPr>
        <w:pStyle w:val="ListParagraph"/>
        <w:numPr>
          <w:ilvl w:val="0"/>
          <w:numId w:val="9"/>
        </w:numPr>
        <w:rPr>
          <w:b/>
        </w:rPr>
      </w:pPr>
      <w:r w:rsidRPr="00B35ED2">
        <w:rPr>
          <w:b/>
        </w:rPr>
        <w:t>Element’s content</w:t>
      </w:r>
    </w:p>
    <w:p w14:paraId="7BAA4205" w14:textId="77777777" w:rsidR="00295543" w:rsidRDefault="00D47DEF" w:rsidP="00295543">
      <w:r w:rsidRPr="00D47DEF">
        <w:rPr>
          <w:u w:val="single"/>
        </w:rPr>
        <w:t>Keyword:</w:t>
      </w:r>
      <w:r w:rsidR="00A57234">
        <w:t xml:space="preserve"> content</w:t>
      </w:r>
      <w:r w:rsidRPr="00D47DEF">
        <w:rPr>
          <w:u w:val="single"/>
        </w:rPr>
        <w:t xml:space="preserve"> </w:t>
      </w:r>
    </w:p>
    <w:p w14:paraId="4DB3B213"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14:paraId="01C37147" w14:textId="77777777"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14:paraId="41DD5343" w14:textId="77777777" w:rsidR="008245E1" w:rsidRPr="00B35ED2" w:rsidRDefault="008245E1" w:rsidP="005C688D">
      <w:pPr>
        <w:pStyle w:val="ListParagraph"/>
        <w:numPr>
          <w:ilvl w:val="0"/>
          <w:numId w:val="9"/>
        </w:numPr>
        <w:rPr>
          <w:b/>
        </w:rPr>
      </w:pPr>
      <w:r w:rsidRPr="00B35ED2">
        <w:rPr>
          <w:b/>
        </w:rPr>
        <w:t>Element’s ID</w:t>
      </w:r>
    </w:p>
    <w:p w14:paraId="62CFFA19" w14:textId="77777777" w:rsidR="00295543" w:rsidRDefault="00D47DEF" w:rsidP="00295543">
      <w:r w:rsidRPr="00D47DEF">
        <w:rPr>
          <w:u w:val="single"/>
        </w:rPr>
        <w:t>Keyword:</w:t>
      </w:r>
      <w:r w:rsidR="00A57234">
        <w:t xml:space="preserve"> id</w:t>
      </w:r>
      <w:r w:rsidRPr="00D47DEF">
        <w:rPr>
          <w:u w:val="single"/>
        </w:rPr>
        <w:t xml:space="preserve"> </w:t>
      </w:r>
    </w:p>
    <w:p w14:paraId="5FBA69DF"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14:paraId="0D7C7338" w14:textId="77777777" w:rsidR="00FE1FE8" w:rsidRDefault="00D47DEF" w:rsidP="00D47DEF">
      <w:r w:rsidRPr="00D47DEF">
        <w:rPr>
          <w:u w:val="single"/>
        </w:rPr>
        <w:t>Description:</w:t>
      </w:r>
      <w:r>
        <w:t xml:space="preserve"> </w:t>
      </w:r>
      <w:r w:rsidR="00FE1FE8">
        <w:t>Returns given element/s ID value/s.</w:t>
      </w:r>
    </w:p>
    <w:p w14:paraId="7A5CF1B3" w14:textId="77777777" w:rsidR="008245E1" w:rsidRPr="00B35ED2" w:rsidRDefault="008245E1" w:rsidP="005C688D">
      <w:pPr>
        <w:pStyle w:val="ListParagraph"/>
        <w:numPr>
          <w:ilvl w:val="0"/>
          <w:numId w:val="9"/>
        </w:numPr>
        <w:rPr>
          <w:b/>
        </w:rPr>
      </w:pPr>
      <w:r w:rsidRPr="00B35ED2">
        <w:rPr>
          <w:b/>
        </w:rPr>
        <w:t xml:space="preserve">Element’s </w:t>
      </w:r>
      <w:proofErr w:type="spellStart"/>
      <w:r w:rsidRPr="00B35ED2">
        <w:rPr>
          <w:b/>
          <w:i/>
        </w:rPr>
        <w:t>xmi:id</w:t>
      </w:r>
      <w:proofErr w:type="spellEnd"/>
    </w:p>
    <w:p w14:paraId="5AB14F5F" w14:textId="77777777" w:rsidR="00295543" w:rsidRDefault="00D47DEF" w:rsidP="00295543">
      <w:r w:rsidRPr="00D47DEF">
        <w:rPr>
          <w:u w:val="single"/>
        </w:rPr>
        <w:t>Keyword</w:t>
      </w:r>
      <w:r w:rsidR="00A57234">
        <w:rPr>
          <w:u w:val="single"/>
        </w:rPr>
        <w:t>s</w:t>
      </w:r>
      <w:r w:rsidRPr="00D47DEF">
        <w:rPr>
          <w:u w:val="single"/>
        </w:rPr>
        <w:t>:</w:t>
      </w:r>
      <w:r w:rsidR="00A57234">
        <w:t xml:space="preserve"> </w:t>
      </w:r>
      <w:proofErr w:type="spellStart"/>
      <w:r w:rsidR="00A57234">
        <w:t>xmiid</w:t>
      </w:r>
      <w:proofErr w:type="spellEnd"/>
      <w:r w:rsidR="00A57234">
        <w:t xml:space="preserve"> or </w:t>
      </w:r>
      <w:proofErr w:type="spellStart"/>
      <w:r w:rsidR="00A57234">
        <w:t>xmi_id</w:t>
      </w:r>
      <w:proofErr w:type="spellEnd"/>
      <w:r w:rsidRPr="00D47DEF">
        <w:rPr>
          <w:u w:val="single"/>
        </w:rPr>
        <w:t xml:space="preserve"> </w:t>
      </w:r>
    </w:p>
    <w:p w14:paraId="5F3EC65A"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r w:rsidR="00295543">
        <w:t>xmi:id</w:t>
      </w:r>
      <w:proofErr w:type="spellEnd"/>
      <w:r w:rsidR="00295543">
        <w:t xml:space="preserve"> string</w:t>
      </w:r>
    </w:p>
    <w:p w14:paraId="064C588B" w14:textId="77777777" w:rsidR="003F5992" w:rsidRPr="003F5992" w:rsidRDefault="00D47DEF" w:rsidP="00D47DEF">
      <w:r w:rsidRPr="00D47DEF">
        <w:rPr>
          <w:u w:val="single"/>
        </w:rPr>
        <w:t>Description:</w:t>
      </w:r>
      <w:r>
        <w:t xml:space="preserve"> </w:t>
      </w:r>
      <w:r w:rsidR="003F5992">
        <w:t xml:space="preserve">Returns given element/s </w:t>
      </w:r>
      <w:proofErr w:type="spellStart"/>
      <w:r w:rsidR="003F5992" w:rsidRPr="00D47DEF">
        <w:rPr>
          <w:i/>
        </w:rPr>
        <w:t>xmi:id</w:t>
      </w:r>
      <w:proofErr w:type="spellEnd"/>
      <w:r w:rsidR="003F5992">
        <w:t xml:space="preserve"> value/s.</w:t>
      </w:r>
    </w:p>
    <w:p w14:paraId="39ED8AE9" w14:textId="77777777" w:rsidR="008245E1" w:rsidRPr="00B35ED2" w:rsidRDefault="008245E1" w:rsidP="005C688D">
      <w:pPr>
        <w:pStyle w:val="ListParagraph"/>
        <w:numPr>
          <w:ilvl w:val="0"/>
          <w:numId w:val="9"/>
        </w:numPr>
        <w:rPr>
          <w:b/>
        </w:rPr>
      </w:pPr>
      <w:r w:rsidRPr="00B35ED2">
        <w:rPr>
          <w:b/>
        </w:rPr>
        <w:t xml:space="preserve">Element’s </w:t>
      </w:r>
      <w:proofErr w:type="spellStart"/>
      <w:proofErr w:type="gramStart"/>
      <w:r w:rsidRPr="00B35ED2">
        <w:rPr>
          <w:b/>
          <w:i/>
        </w:rPr>
        <w:t>xsi:type</w:t>
      </w:r>
      <w:proofErr w:type="spellEnd"/>
      <w:proofErr w:type="gramEnd"/>
    </w:p>
    <w:p w14:paraId="68F6F23F" w14:textId="77777777" w:rsidR="00295543" w:rsidRDefault="00D47DEF" w:rsidP="00295543">
      <w:r w:rsidRPr="00D47DEF">
        <w:rPr>
          <w:u w:val="single"/>
        </w:rPr>
        <w:t>Keyword</w:t>
      </w:r>
      <w:r w:rsidR="00083889">
        <w:rPr>
          <w:u w:val="single"/>
        </w:rPr>
        <w:t>s</w:t>
      </w:r>
      <w:r w:rsidRPr="00D47DEF">
        <w:rPr>
          <w:u w:val="single"/>
        </w:rPr>
        <w:t>:</w:t>
      </w:r>
      <w:r w:rsidR="00256C79">
        <w:t xml:space="preserve"> </w:t>
      </w:r>
      <w:proofErr w:type="spellStart"/>
      <w:r w:rsidR="00256C79">
        <w:t>xsitype</w:t>
      </w:r>
      <w:proofErr w:type="spellEnd"/>
      <w:r w:rsidR="00256C79">
        <w:t xml:space="preserve"> or </w:t>
      </w:r>
      <w:proofErr w:type="spellStart"/>
      <w:r w:rsidR="00256C79">
        <w:t>xsi_type</w:t>
      </w:r>
      <w:proofErr w:type="spellEnd"/>
      <w:r w:rsidRPr="00D47DEF">
        <w:rPr>
          <w:u w:val="single"/>
        </w:rPr>
        <w:t xml:space="preserve"> </w:t>
      </w:r>
    </w:p>
    <w:p w14:paraId="64B8406A"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proofErr w:type="gramStart"/>
      <w:r w:rsidR="00295543">
        <w:t>xsi:type</w:t>
      </w:r>
      <w:proofErr w:type="spellEnd"/>
      <w:proofErr w:type="gramEnd"/>
      <w:r w:rsidR="00295543">
        <w:t xml:space="preserve"> string</w:t>
      </w:r>
    </w:p>
    <w:p w14:paraId="0B8C0112" w14:textId="77777777" w:rsidR="003F5992" w:rsidRDefault="00D47DEF" w:rsidP="00D47DEF">
      <w:r w:rsidRPr="00D47DEF">
        <w:rPr>
          <w:u w:val="single"/>
        </w:rPr>
        <w:t>Description:</w:t>
      </w:r>
      <w:r>
        <w:t xml:space="preserve"> </w:t>
      </w:r>
      <w:r w:rsidR="003F5992">
        <w:t xml:space="preserve">Returns given element/s </w:t>
      </w:r>
      <w:proofErr w:type="spellStart"/>
      <w:proofErr w:type="gramStart"/>
      <w:r w:rsidR="003F5992" w:rsidRPr="00D47DEF">
        <w:rPr>
          <w:i/>
        </w:rPr>
        <w:t>xsi:type</w:t>
      </w:r>
      <w:proofErr w:type="spellEnd"/>
      <w:proofErr w:type="gramEnd"/>
      <w:r w:rsidR="003F5992">
        <w:t xml:space="preserve"> attribute value/s.</w:t>
      </w:r>
    </w:p>
    <w:p w14:paraId="1511CBDC" w14:textId="77777777" w:rsidR="002A4025" w:rsidRDefault="002A4025" w:rsidP="003F5992"/>
    <w:p w14:paraId="66C672DD" w14:textId="77777777" w:rsidR="002A4025" w:rsidRPr="003F5992" w:rsidRDefault="002A4025" w:rsidP="003F5992">
      <w:r>
        <w:t xml:space="preserve">In addition to </w:t>
      </w:r>
      <w:r w:rsidR="00A330D3">
        <w:t xml:space="preserve">the </w:t>
      </w:r>
      <w:r>
        <w:t xml:space="preserve">getter invoke method, three custom methods </w:t>
      </w:r>
      <w:ins w:id="122" w:author="Paige, Richard" w:date="2020-07-29T16:51:00Z">
        <w:r w:rsidR="00B667E9">
          <w:t xml:space="preserve">have been </w:t>
        </w:r>
      </w:ins>
      <w:r>
        <w:t xml:space="preserve">implemented from </w:t>
      </w:r>
      <w:del w:id="123" w:author="Paige, Richard" w:date="2020-07-29T16:51:00Z">
        <w:r w:rsidDel="00B667E9">
          <w:delText>starch</w:delText>
        </w:r>
        <w:r w:rsidR="00915B6C" w:rsidDel="00B667E9">
          <w:delText xml:space="preserve"> </w:delText>
        </w:r>
      </w:del>
      <w:ins w:id="124" w:author="Paige, Richard" w:date="2020-07-29T16:51:00Z">
        <w:r w:rsidR="00B667E9">
          <w:t>scratch</w:t>
        </w:r>
        <w:r w:rsidR="00B667E9">
          <w:t xml:space="preserve"> </w:t>
        </w:r>
      </w:ins>
      <w:r w:rsidR="00915B6C">
        <w:t>by me</w:t>
      </w:r>
      <w:r>
        <w:t>.</w:t>
      </w:r>
      <w:r w:rsidR="00B329FD">
        <w:t xml:space="preserve"> These three methods are</w:t>
      </w:r>
      <w:ins w:id="125" w:author="Paige, Richard" w:date="2020-07-29T16:51:00Z">
        <w:r w:rsidR="00B667E9">
          <w:t>:</w:t>
        </w:r>
      </w:ins>
      <w:r w:rsidR="00B329FD">
        <w:t xml:space="preserve"> </w:t>
      </w:r>
    </w:p>
    <w:p w14:paraId="66316E1C" w14:textId="77777777" w:rsidR="00B62F39" w:rsidRDefault="00B62F39" w:rsidP="005C688D">
      <w:pPr>
        <w:pStyle w:val="ListParagraph"/>
        <w:numPr>
          <w:ilvl w:val="0"/>
          <w:numId w:val="10"/>
        </w:numPr>
      </w:pPr>
      <w:r w:rsidRPr="00B329FD">
        <w:lastRenderedPageBreak/>
        <w:t>Find element by attribute name and value</w:t>
      </w:r>
      <w:r w:rsidR="00536C50">
        <w:t xml:space="preserve"> (Returns the element with </w:t>
      </w:r>
      <w:r w:rsidR="00F31032">
        <w:t xml:space="preserve">the </w:t>
      </w:r>
      <w:r w:rsidR="00536C50">
        <w:t>given attribute name and matched value)</w:t>
      </w:r>
    </w:p>
    <w:p w14:paraId="115A229C" w14:textId="77777777" w:rsidR="00B62F39" w:rsidRPr="00B329FD" w:rsidRDefault="00B62F39" w:rsidP="005C688D">
      <w:pPr>
        <w:pStyle w:val="ListParagraph"/>
        <w:numPr>
          <w:ilvl w:val="0"/>
          <w:numId w:val="10"/>
        </w:numPr>
      </w:pPr>
      <w:r w:rsidRPr="00B329FD">
        <w:t>Get element attribute</w:t>
      </w:r>
      <w:r w:rsidR="00536C50">
        <w:t xml:space="preserve"> (Returns the given attribute names value)</w:t>
      </w:r>
    </w:p>
    <w:p w14:paraId="49EE6681" w14:textId="77777777" w:rsidR="00B62F39" w:rsidRPr="00B329FD" w:rsidRDefault="00B62F39" w:rsidP="005C688D">
      <w:pPr>
        <w:pStyle w:val="ListParagraph"/>
        <w:numPr>
          <w:ilvl w:val="0"/>
          <w:numId w:val="10"/>
        </w:numPr>
      </w:pPr>
      <w:r w:rsidRPr="00B329FD">
        <w:t>Find link by node IDs</w:t>
      </w:r>
      <w:r w:rsidR="00536C50">
        <w:t xml:space="preserve"> (Returns the link element with target and source IDs)</w:t>
      </w:r>
    </w:p>
    <w:p w14:paraId="59DF46AB" w14:textId="77777777" w:rsidR="00236951" w:rsidRDefault="00236951" w:rsidP="00B62F39">
      <w:pPr>
        <w:rPr>
          <w:i/>
        </w:rPr>
      </w:pPr>
    </w:p>
    <w:p w14:paraId="65A6E5DC" w14:textId="77777777" w:rsidR="00AE053E" w:rsidRPr="00721E97" w:rsidRDefault="00AE053E" w:rsidP="00B62F39">
      <w:pPr>
        <w:rPr>
          <w:i/>
        </w:rPr>
      </w:pPr>
    </w:p>
    <w:p w14:paraId="4ECD1DA9" w14:textId="77777777" w:rsidR="00DB647E" w:rsidRDefault="00DB647E" w:rsidP="00DB647E">
      <w:pPr>
        <w:pStyle w:val="Heading2"/>
        <w:numPr>
          <w:ilvl w:val="1"/>
          <w:numId w:val="1"/>
        </w:numPr>
      </w:pPr>
      <w:bookmarkStart w:id="126" w:name="_Toc46500783"/>
      <w:r>
        <w:t>G</w:t>
      </w:r>
      <w:r w:rsidR="006164E6">
        <w:t>SN Property Setter</w:t>
      </w:r>
      <w:bookmarkEnd w:id="126"/>
      <w:ins w:id="127" w:author="Paige, Richard" w:date="2020-07-29T16:51:00Z">
        <w:r w:rsidR="00B667E9">
          <w:t xml:space="preserve"> class</w:t>
        </w:r>
      </w:ins>
    </w:p>
    <w:p w14:paraId="2DF7B616" w14:textId="77777777" w:rsidR="001B4142" w:rsidRPr="001B4142" w:rsidRDefault="001B4142" w:rsidP="001B4142"/>
    <w:p w14:paraId="13112DBB" w14:textId="77777777" w:rsidR="00055409" w:rsidRDefault="00055409" w:rsidP="00055409">
      <w:r>
        <w:t xml:space="preserve">Every element value update calls </w:t>
      </w:r>
      <w:del w:id="128" w:author="Paige, Richard" w:date="2020-07-29T16:51:00Z">
        <w:r w:rsidDel="00B667E9">
          <w:delText xml:space="preserve">use </w:delText>
        </w:r>
      </w:del>
      <w:r>
        <w:t>this setter class. Similar to</w:t>
      </w:r>
      <w:ins w:id="129" w:author="Paige, Richard" w:date="2020-07-29T16:51:00Z">
        <w:r w:rsidR="00B667E9">
          <w:t xml:space="preserve"> the</w:t>
        </w:r>
      </w:ins>
      <w:r>
        <w:t xml:space="preserve"> getter class, </w:t>
      </w:r>
      <w:ins w:id="130" w:author="Paige, Richard" w:date="2020-07-29T16:51:00Z">
        <w:r w:rsidR="00B667E9">
          <w:t xml:space="preserve">the </w:t>
        </w:r>
      </w:ins>
      <w:r>
        <w:t xml:space="preserve">setter class only uses one invoke function. Since all elements’ values cannot change, </w:t>
      </w:r>
      <w:r w:rsidR="009C20A0">
        <w:t xml:space="preserve">the </w:t>
      </w:r>
      <w:r>
        <w:t xml:space="preserve">setter class doesn’t have </w:t>
      </w:r>
      <w:del w:id="131" w:author="Paige, Richard" w:date="2020-07-29T16:51:00Z">
        <w:r w:rsidDel="00B667E9">
          <w:delText xml:space="preserve">that </w:delText>
        </w:r>
      </w:del>
      <w:r>
        <w:t>m</w:t>
      </w:r>
      <w:r w:rsidR="009C20A0">
        <w:t>any</w:t>
      </w:r>
      <w:r>
        <w:t xml:space="preserve"> different commands.</w:t>
      </w:r>
    </w:p>
    <w:p w14:paraId="15141A34" w14:textId="77777777" w:rsidR="00DA6D8B" w:rsidRDefault="00DA6D8B" w:rsidP="00055409"/>
    <w:p w14:paraId="3F3E0A5E" w14:textId="77777777" w:rsidR="00225AF4" w:rsidRPr="00B35ED2" w:rsidRDefault="00225AF4" w:rsidP="005C688D">
      <w:pPr>
        <w:pStyle w:val="ListParagraph"/>
        <w:numPr>
          <w:ilvl w:val="0"/>
          <w:numId w:val="11"/>
        </w:numPr>
        <w:rPr>
          <w:b/>
        </w:rPr>
      </w:pPr>
      <w:r w:rsidRPr="00B35ED2">
        <w:rPr>
          <w:b/>
        </w:rPr>
        <w:t>Set element’s content</w:t>
      </w:r>
    </w:p>
    <w:p w14:paraId="4A208AF2" w14:textId="77777777" w:rsidR="00D43D54" w:rsidRPr="00D43D54" w:rsidRDefault="00D43D54" w:rsidP="00D43D54">
      <w:r w:rsidRPr="00D43D54">
        <w:rPr>
          <w:u w:val="single"/>
        </w:rPr>
        <w:t>Keyword:</w:t>
      </w:r>
      <w:r>
        <w:t xml:space="preserve"> content</w:t>
      </w:r>
    </w:p>
    <w:p w14:paraId="5D7F34BD" w14:textId="77777777"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14:paraId="741713CB" w14:textId="77777777" w:rsidR="00225AF4" w:rsidRPr="00B35ED2" w:rsidRDefault="00225AF4" w:rsidP="005C688D">
      <w:pPr>
        <w:pStyle w:val="ListParagraph"/>
        <w:numPr>
          <w:ilvl w:val="0"/>
          <w:numId w:val="11"/>
        </w:numPr>
        <w:rPr>
          <w:b/>
        </w:rPr>
      </w:pPr>
      <w:r w:rsidRPr="00B35ED2">
        <w:rPr>
          <w:b/>
        </w:rPr>
        <w:t>Set element’s ID</w:t>
      </w:r>
    </w:p>
    <w:p w14:paraId="345F4A7C" w14:textId="77777777" w:rsidR="00D43D54" w:rsidRPr="00D43D54" w:rsidRDefault="00D43D54" w:rsidP="00D43D54">
      <w:r w:rsidRPr="00D43D54">
        <w:rPr>
          <w:u w:val="single"/>
        </w:rPr>
        <w:t>Keyword</w:t>
      </w:r>
      <w:r>
        <w:rPr>
          <w:u w:val="single"/>
        </w:rPr>
        <w:t>:</w:t>
      </w:r>
      <w:r>
        <w:t xml:space="preserve"> id</w:t>
      </w:r>
    </w:p>
    <w:p w14:paraId="46B934B6" w14:textId="77777777"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14:paraId="4A2816C3" w14:textId="77777777" w:rsidR="00225AF4" w:rsidRPr="00B35ED2" w:rsidRDefault="00225AF4" w:rsidP="005C688D">
      <w:pPr>
        <w:pStyle w:val="ListParagraph"/>
        <w:numPr>
          <w:ilvl w:val="0"/>
          <w:numId w:val="11"/>
        </w:numPr>
        <w:rPr>
          <w:b/>
        </w:rPr>
      </w:pPr>
      <w:r w:rsidRPr="00B35ED2">
        <w:rPr>
          <w:b/>
        </w:rPr>
        <w:t xml:space="preserve">Set element’s </w:t>
      </w:r>
      <w:proofErr w:type="spellStart"/>
      <w:r w:rsidRPr="00B35ED2">
        <w:rPr>
          <w:b/>
          <w:i/>
        </w:rPr>
        <w:t>xmi:id</w:t>
      </w:r>
      <w:proofErr w:type="spellEnd"/>
    </w:p>
    <w:p w14:paraId="7EFE1F36" w14:textId="77777777" w:rsidR="00D43D54" w:rsidRPr="00D43D54" w:rsidRDefault="00D43D54" w:rsidP="00D43D54">
      <w:r w:rsidRPr="00D43D54">
        <w:rPr>
          <w:u w:val="single"/>
        </w:rPr>
        <w:t>Keywords</w:t>
      </w:r>
      <w:r>
        <w:rPr>
          <w:u w:val="single"/>
        </w:rPr>
        <w:t>:</w:t>
      </w:r>
      <w:r>
        <w:t xml:space="preserve"> </w:t>
      </w:r>
      <w:proofErr w:type="spellStart"/>
      <w:r>
        <w:t>xmiid</w:t>
      </w:r>
      <w:proofErr w:type="spellEnd"/>
      <w:r>
        <w:t xml:space="preserve"> or </w:t>
      </w:r>
      <w:proofErr w:type="spellStart"/>
      <w:r>
        <w:t>xmi_id</w:t>
      </w:r>
      <w:proofErr w:type="spellEnd"/>
    </w:p>
    <w:p w14:paraId="76005BCA" w14:textId="77777777"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proofErr w:type="spellStart"/>
      <w:r w:rsidR="00EA49FA" w:rsidRPr="00D43D54">
        <w:rPr>
          <w:i/>
        </w:rPr>
        <w:t>xmi:id</w:t>
      </w:r>
      <w:proofErr w:type="spellEnd"/>
      <w:r w:rsidR="00EA49FA" w:rsidRPr="00D43D54">
        <w:rPr>
          <w:i/>
        </w:rPr>
        <w:t xml:space="preserve"> </w:t>
      </w:r>
      <w:r w:rsidR="00EA49FA">
        <w:t>attribute value.</w:t>
      </w:r>
    </w:p>
    <w:p w14:paraId="06CE5A49" w14:textId="77777777" w:rsidR="00225AF4" w:rsidRPr="00B35ED2" w:rsidRDefault="00225AF4" w:rsidP="005C688D">
      <w:pPr>
        <w:pStyle w:val="ListParagraph"/>
        <w:numPr>
          <w:ilvl w:val="0"/>
          <w:numId w:val="11"/>
        </w:numPr>
        <w:rPr>
          <w:b/>
        </w:rPr>
      </w:pPr>
      <w:r w:rsidRPr="00B35ED2">
        <w:rPr>
          <w:b/>
        </w:rPr>
        <w:t xml:space="preserve">Set element’s </w:t>
      </w:r>
      <w:proofErr w:type="spellStart"/>
      <w:proofErr w:type="gramStart"/>
      <w:r w:rsidRPr="00B35ED2">
        <w:rPr>
          <w:b/>
          <w:i/>
        </w:rPr>
        <w:t>xsi:type</w:t>
      </w:r>
      <w:proofErr w:type="spellEnd"/>
      <w:proofErr w:type="gramEnd"/>
    </w:p>
    <w:p w14:paraId="356A4669" w14:textId="77777777" w:rsidR="00D43D54" w:rsidRPr="00D43D54" w:rsidRDefault="00D43D54" w:rsidP="00D43D54">
      <w:r w:rsidRPr="00D43D54">
        <w:rPr>
          <w:u w:val="single"/>
        </w:rPr>
        <w:t>Keywords</w:t>
      </w:r>
      <w:r>
        <w:rPr>
          <w:u w:val="single"/>
        </w:rPr>
        <w:t>:</w:t>
      </w:r>
      <w:r>
        <w:t xml:space="preserve"> </w:t>
      </w:r>
      <w:proofErr w:type="spellStart"/>
      <w:r>
        <w:t>xsitype</w:t>
      </w:r>
      <w:proofErr w:type="spellEnd"/>
      <w:r>
        <w:t xml:space="preserve"> or </w:t>
      </w:r>
      <w:proofErr w:type="spellStart"/>
      <w:r>
        <w:t>xsi_type</w:t>
      </w:r>
      <w:proofErr w:type="spellEnd"/>
    </w:p>
    <w:p w14:paraId="491C0435" w14:textId="77777777" w:rsidR="00EA49FA" w:rsidRPr="00EA49FA" w:rsidRDefault="00D43D54" w:rsidP="00D43D54">
      <w:r w:rsidRPr="00D43D54">
        <w:rPr>
          <w:u w:val="single"/>
        </w:rPr>
        <w:t>Description:</w:t>
      </w:r>
      <w:r>
        <w:t xml:space="preserve"> </w:t>
      </w:r>
      <w:r w:rsidR="00EA49FA">
        <w:t xml:space="preserve">Updated given element’s </w:t>
      </w:r>
      <w:proofErr w:type="spellStart"/>
      <w:proofErr w:type="gramStart"/>
      <w:r w:rsidR="00EA49FA" w:rsidRPr="00D43D54">
        <w:rPr>
          <w:i/>
        </w:rPr>
        <w:t>xsi:type</w:t>
      </w:r>
      <w:proofErr w:type="spellEnd"/>
      <w:proofErr w:type="gramEnd"/>
      <w:r w:rsidR="00EA49FA">
        <w:t xml:space="preserve"> attribute.</w:t>
      </w:r>
    </w:p>
    <w:p w14:paraId="52DA4BD4"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target</w:t>
      </w:r>
    </w:p>
    <w:p w14:paraId="1B9BF768" w14:textId="77777777"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proofErr w:type="spellStart"/>
      <w:r>
        <w:rPr>
          <w:i/>
        </w:rPr>
        <w:t>xmi:id</w:t>
      </w:r>
      <w:proofErr w:type="spellEnd"/>
      <w:r>
        <w:t xml:space="preserve"> attribute</w:t>
      </w:r>
      <w:r w:rsidR="009C20A0">
        <w:t>,</w:t>
      </w:r>
      <w:r>
        <w:t xml:space="preserve"> and sets given link element’s target attribute to the new nodes </w:t>
      </w:r>
      <w:proofErr w:type="spellStart"/>
      <w:r>
        <w:rPr>
          <w:i/>
        </w:rPr>
        <w:t>xmi:id</w:t>
      </w:r>
      <w:proofErr w:type="spellEnd"/>
      <w:r>
        <w:t>.</w:t>
      </w:r>
    </w:p>
    <w:p w14:paraId="496F2021"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source</w:t>
      </w:r>
    </w:p>
    <w:p w14:paraId="4730798A" w14:textId="77777777"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14:paraId="29B37E06" w14:textId="77777777" w:rsidR="00E33EF4" w:rsidRDefault="00D43D54" w:rsidP="00D43D54">
      <w:r w:rsidRPr="00D43D54">
        <w:rPr>
          <w:u w:val="single"/>
        </w:rPr>
        <w:lastRenderedPageBreak/>
        <w:t>Description:</w:t>
      </w:r>
      <w:r>
        <w:t xml:space="preserve"> </w:t>
      </w:r>
      <w:r w:rsidR="00E33EF4">
        <w:t xml:space="preserve">Works like </w:t>
      </w:r>
      <w:r w:rsidR="009C20A0">
        <w:t xml:space="preserve">the </w:t>
      </w:r>
      <w:r w:rsidR="00E33EF4">
        <w:t>target setter case.</w:t>
      </w:r>
    </w:p>
    <w:p w14:paraId="65F66C51" w14:textId="77777777" w:rsidR="00225AF4" w:rsidRPr="00B35ED2" w:rsidRDefault="00225AF4" w:rsidP="005C688D">
      <w:pPr>
        <w:pStyle w:val="ListParagraph"/>
        <w:numPr>
          <w:ilvl w:val="0"/>
          <w:numId w:val="11"/>
        </w:numPr>
        <w:rPr>
          <w:b/>
        </w:rPr>
      </w:pPr>
      <w:r w:rsidRPr="00B35ED2">
        <w:rPr>
          <w:b/>
        </w:rPr>
        <w:t>Set element’s GSN type</w:t>
      </w:r>
    </w:p>
    <w:p w14:paraId="39A64BD9" w14:textId="77777777" w:rsidR="00D43D54" w:rsidRPr="00D43D54" w:rsidRDefault="00D43D54" w:rsidP="00D43D54">
      <w:pPr>
        <w:rPr>
          <w:u w:val="single"/>
        </w:rPr>
      </w:pPr>
      <w:r w:rsidRPr="00D43D54">
        <w:rPr>
          <w:u w:val="single"/>
        </w:rPr>
        <w:t>Keyword:</w:t>
      </w:r>
      <w:r w:rsidR="00FD2E42">
        <w:t> </w:t>
      </w:r>
      <w:proofErr w:type="spellStart"/>
      <w:r w:rsidR="00FD2E42">
        <w:t>gsntype</w:t>
      </w:r>
      <w:proofErr w:type="spellEnd"/>
      <w:r w:rsidRPr="00D43D54">
        <w:rPr>
          <w:u w:val="single"/>
        </w:rPr>
        <w:t xml:space="preserve"> </w:t>
      </w:r>
    </w:p>
    <w:p w14:paraId="3BB8974E" w14:textId="77777777" w:rsidR="00EA31F9" w:rsidRDefault="00D43D54" w:rsidP="00D43D54">
      <w:r w:rsidRPr="00D43D54">
        <w:rPr>
          <w:u w:val="single"/>
        </w:rPr>
        <w:t>Description:</w:t>
      </w:r>
      <w:r>
        <w:t xml:space="preserve"> </w:t>
      </w:r>
      <w:r w:rsidR="00EA31F9">
        <w:t xml:space="preserve">Takes new type string as an input. It calls </w:t>
      </w:r>
      <w:proofErr w:type="spellStart"/>
      <w:r w:rsidR="00EA31F9">
        <w:t>GsnProperty</w:t>
      </w:r>
      <w:proofErr w:type="spellEnd"/>
      <w:r w:rsidR="00EA31F9">
        <w:t xml:space="preserve"> parser to find </w:t>
      </w:r>
      <w:r w:rsidR="009C20A0">
        <w:t xml:space="preserve">the </w:t>
      </w:r>
      <w:r w:rsidR="00EA31F9">
        <w:t xml:space="preserve">given type’s </w:t>
      </w:r>
      <w:proofErr w:type="spellStart"/>
      <w:proofErr w:type="gramStart"/>
      <w:r w:rsidR="00EA31F9" w:rsidRPr="00D43D54">
        <w:rPr>
          <w:i/>
        </w:rPr>
        <w:t>xsi:type</w:t>
      </w:r>
      <w:proofErr w:type="spellEnd"/>
      <w:proofErr w:type="gramEnd"/>
      <w:r w:rsidR="00EA31F9">
        <w:t xml:space="preserve"> value and sets it to the given element’s </w:t>
      </w:r>
      <w:proofErr w:type="spellStart"/>
      <w:r w:rsidR="00EA31F9" w:rsidRPr="00D43D54">
        <w:rPr>
          <w:i/>
        </w:rPr>
        <w:t>xsi:type</w:t>
      </w:r>
      <w:proofErr w:type="spellEnd"/>
      <w:r w:rsidR="00EA31F9">
        <w:t xml:space="preserve"> attribute.</w:t>
      </w:r>
    </w:p>
    <w:p w14:paraId="33914C26" w14:textId="77777777" w:rsidR="00956608" w:rsidRPr="00EA31F9" w:rsidRDefault="00956608" w:rsidP="00D43D54"/>
    <w:p w14:paraId="68232C36" w14:textId="77777777" w:rsidR="00225AF4" w:rsidRPr="00B35ED2" w:rsidRDefault="00225AF4" w:rsidP="005C688D">
      <w:pPr>
        <w:pStyle w:val="ListParagraph"/>
        <w:numPr>
          <w:ilvl w:val="0"/>
          <w:numId w:val="11"/>
        </w:numPr>
        <w:rPr>
          <w:b/>
        </w:rPr>
      </w:pPr>
      <w:r w:rsidRPr="00B35ED2">
        <w:rPr>
          <w:b/>
        </w:rPr>
        <w:t>Append a new element into the model</w:t>
      </w:r>
    </w:p>
    <w:p w14:paraId="28640EBA" w14:textId="77777777" w:rsidR="00D43D54" w:rsidRPr="00D43D54" w:rsidRDefault="00D43D54" w:rsidP="00D43D54">
      <w:pPr>
        <w:rPr>
          <w:u w:val="single"/>
        </w:rPr>
      </w:pPr>
      <w:r w:rsidRPr="00D43D54">
        <w:rPr>
          <w:u w:val="single"/>
        </w:rPr>
        <w:t>Keyword:</w:t>
      </w:r>
      <w:r w:rsidR="00FD2E42">
        <w:t> append</w:t>
      </w:r>
      <w:r w:rsidRPr="00D43D54">
        <w:rPr>
          <w:u w:val="single"/>
        </w:rPr>
        <w:t xml:space="preserve"> </w:t>
      </w:r>
    </w:p>
    <w:p w14:paraId="2195B9C2" w14:textId="77777777"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14:paraId="08040632" w14:textId="77777777" w:rsidR="00361D3C" w:rsidRDefault="00361D3C" w:rsidP="005D184D">
      <w:pPr>
        <w:rPr>
          <w:i/>
        </w:rPr>
      </w:pPr>
    </w:p>
    <w:p w14:paraId="1D6E60EB" w14:textId="77777777" w:rsidR="00361D3C" w:rsidRDefault="00361D3C" w:rsidP="005D184D">
      <w:r>
        <w:t xml:space="preserve">Similar to the getter class, the setter class has a custom method as well. </w:t>
      </w:r>
    </w:p>
    <w:p w14:paraId="2E88C60E" w14:textId="77777777" w:rsidR="005D184D" w:rsidRDefault="00B3339D" w:rsidP="005C688D">
      <w:pPr>
        <w:pStyle w:val="ListParagraph"/>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14:paraId="5022C0C8" w14:textId="77777777" w:rsidR="00A93EC1" w:rsidRDefault="00A93EC1" w:rsidP="00A93EC1"/>
    <w:p w14:paraId="604A8D40" w14:textId="77777777" w:rsidR="00A93EC1" w:rsidRPr="00361D3C" w:rsidRDefault="00A93EC1" w:rsidP="00A93EC1">
      <w:r>
        <w:t>Th</w:t>
      </w:r>
      <w:ins w:id="132" w:author="Paige, Richard" w:date="2020-07-29T16:51:00Z">
        <w:r w:rsidR="00B667E9">
          <w:t xml:space="preserve">is </w:t>
        </w:r>
      </w:ins>
      <w:ins w:id="133" w:author="Paige, Richard" w:date="2020-07-29T16:52:00Z">
        <w:r w:rsidR="00B667E9">
          <w:t xml:space="preserve">concludes the overview of the implementation challenges for the </w:t>
        </w:r>
        <w:proofErr w:type="spellStart"/>
        <w:r w:rsidR="00B667E9">
          <w:t>Astah</w:t>
        </w:r>
        <w:proofErr w:type="spellEnd"/>
        <w:r w:rsidR="00B667E9">
          <w:t xml:space="preserve"> GSN driver, particularly focusing on how it was built using the Plain-XML driver of Epsilon. </w:t>
        </w:r>
      </w:ins>
      <w:del w:id="134" w:author="Paige, Richard" w:date="2020-07-29T16:51:00Z">
        <w:r w:rsidDel="00B667E9">
          <w:delText>e</w:delText>
        </w:r>
      </w:del>
      <w:r>
        <w:t xml:space="preserve"> </w:t>
      </w:r>
      <w:del w:id="135" w:author="Paige, Richard" w:date="2020-07-29T16:52:00Z">
        <w:r w:rsidDel="00B667E9">
          <w:delText xml:space="preserve">implementation chapter focused on the classes, methods and descriptions. </w:delText>
        </w:r>
      </w:del>
      <w:r>
        <w:t>Chapter 6 will evaluate the testing phase and testing methods. The first subject will be the user guide of the driver and the second part will investigate the driver’s usability on real-world GSN diagrams.</w:t>
      </w:r>
    </w:p>
    <w:p w14:paraId="2719ACDD" w14:textId="77777777" w:rsidR="00CC7C10" w:rsidRDefault="00CC7C10">
      <w:pPr>
        <w:jc w:val="left"/>
      </w:pPr>
      <w:r>
        <w:br w:type="page"/>
      </w:r>
    </w:p>
    <w:p w14:paraId="1F09613F" w14:textId="77777777" w:rsidR="0078223B" w:rsidRDefault="002F21DF" w:rsidP="00204182">
      <w:pPr>
        <w:pStyle w:val="Heading1"/>
        <w:numPr>
          <w:ilvl w:val="0"/>
          <w:numId w:val="1"/>
        </w:numPr>
      </w:pPr>
      <w:bookmarkStart w:id="136" w:name="_Toc46500784"/>
      <w:del w:id="137" w:author="Paige, Richard" w:date="2020-07-29T16:53:00Z">
        <w:r w:rsidDel="00B667E9">
          <w:lastRenderedPageBreak/>
          <w:delText xml:space="preserve">TESTING &amp; </w:delText>
        </w:r>
      </w:del>
      <w:r w:rsidR="0078223B">
        <w:t>EVALUATION</w:t>
      </w:r>
      <w:bookmarkEnd w:id="136"/>
    </w:p>
    <w:p w14:paraId="45E461E3" w14:textId="77777777" w:rsidR="00236951" w:rsidRPr="00236951" w:rsidRDefault="00236951" w:rsidP="00236951"/>
    <w:p w14:paraId="658C1D8D" w14:textId="77777777" w:rsidR="007F3A4D" w:rsidRDefault="007F3A4D" w:rsidP="007F3A4D">
      <w:del w:id="138" w:author="Paige, Richard" w:date="2020-07-29T16:53:00Z">
        <w:r w:rsidDel="00B667E9">
          <w:delText>In this section</w:delText>
        </w:r>
        <w:r w:rsidR="009C20A0" w:rsidDel="00B667E9">
          <w:delText>,</w:delText>
        </w:r>
        <w:r w:rsidDel="00B667E9">
          <w:delText xml:space="preserve"> </w:delText>
        </w:r>
        <w:r w:rsidR="007B4353" w:rsidDel="00B667E9">
          <w:delText xml:space="preserve">driver </w:delText>
        </w:r>
        <w:r w:rsidDel="00B667E9">
          <w:delText>usage examples are given. Each requirement would be explained with examples.</w:delText>
        </w:r>
      </w:del>
      <w:ins w:id="139" w:author="Paige, Richard" w:date="2020-07-29T16:53:00Z">
        <w:r w:rsidR="00B667E9">
          <w:t xml:space="preserve">This chapter serves two purposes. First, it explains how an end-user might use the </w:t>
        </w:r>
        <w:proofErr w:type="spellStart"/>
        <w:r w:rsidR="00B667E9">
          <w:t>Astah</w:t>
        </w:r>
        <w:proofErr w:type="spellEnd"/>
        <w:r w:rsidR="00B667E9">
          <w:t xml:space="preserve"> GSN driver (and in doing so I demonstrate how a number of the requirements have </w:t>
        </w:r>
      </w:ins>
      <w:ins w:id="140" w:author="Paige, Richard" w:date="2020-07-29T16:54:00Z">
        <w:r w:rsidR="00B667E9">
          <w:t xml:space="preserve">been satisfied). Secondly, I show how to use Epsilon to manage several example </w:t>
        </w:r>
        <w:proofErr w:type="spellStart"/>
        <w:r w:rsidR="00B667E9">
          <w:t>Astah</w:t>
        </w:r>
        <w:proofErr w:type="spellEnd"/>
        <w:r w:rsidR="00B667E9">
          <w:t xml:space="preserve"> GSN models, in terms of querying and updating GSN models, checking constraints on models, and applying transformations (model-to-text and model-to-model) on GSN models. The GSN examples are meant to be representative of patterns seen in real or re</w:t>
        </w:r>
      </w:ins>
      <w:ins w:id="141" w:author="Paige, Richard" w:date="2020-07-29T16:55:00Z">
        <w:r w:rsidR="00B667E9">
          <w:t>alistic GSN models taken from industrial examples.</w:t>
        </w:r>
      </w:ins>
    </w:p>
    <w:p w14:paraId="4B568D21" w14:textId="77777777" w:rsidR="001B4142" w:rsidRDefault="001B4142" w:rsidP="007F3A4D"/>
    <w:p w14:paraId="5270FBD6" w14:textId="77777777" w:rsidR="00B32942" w:rsidRDefault="00B32942" w:rsidP="00B32942">
      <w:pPr>
        <w:pStyle w:val="Heading2"/>
        <w:numPr>
          <w:ilvl w:val="1"/>
          <w:numId w:val="1"/>
        </w:numPr>
      </w:pPr>
      <w:bookmarkStart w:id="142" w:name="_Toc46500785"/>
      <w:r>
        <w:t xml:space="preserve">How </w:t>
      </w:r>
      <w:r w:rsidR="00426602">
        <w:t>to</w:t>
      </w:r>
      <w:r>
        <w:t xml:space="preserve"> Use </w:t>
      </w:r>
      <w:proofErr w:type="spellStart"/>
      <w:r>
        <w:t>Astah</w:t>
      </w:r>
      <w:proofErr w:type="spellEnd"/>
      <w:r>
        <w:t xml:space="preserve"> GSN Driver?</w:t>
      </w:r>
      <w:bookmarkEnd w:id="142"/>
    </w:p>
    <w:p w14:paraId="537A1A35" w14:textId="77777777" w:rsidR="001B4142" w:rsidRDefault="001B4142" w:rsidP="001B4142">
      <w:pPr>
        <w:rPr>
          <w:ins w:id="143" w:author="Paige, Richard" w:date="2020-07-29T16:55:00Z"/>
        </w:rPr>
      </w:pPr>
    </w:p>
    <w:p w14:paraId="0E4C3873" w14:textId="77777777" w:rsidR="00B667E9" w:rsidRPr="001B4142" w:rsidRDefault="00B667E9" w:rsidP="001B4142">
      <w:ins w:id="144" w:author="Paige, Richard" w:date="2020-07-29T16:55:00Z">
        <w:r>
          <w:t xml:space="preserve">In this section I give a short overview of how to use the </w:t>
        </w:r>
        <w:proofErr w:type="spellStart"/>
        <w:r>
          <w:t>Astah</w:t>
        </w:r>
        <w:proofErr w:type="spellEnd"/>
        <w:r>
          <w:t xml:space="preserve"> GSN driver to support model management of GSN models via Epsilon.</w:t>
        </w:r>
      </w:ins>
    </w:p>
    <w:p w14:paraId="1D1E5B69" w14:textId="77777777" w:rsidR="007F3A4D" w:rsidRDefault="00A153E2" w:rsidP="00312FE2">
      <w:pPr>
        <w:pStyle w:val="Heading3"/>
        <w:numPr>
          <w:ilvl w:val="2"/>
          <w:numId w:val="1"/>
        </w:numPr>
      </w:pPr>
      <w:bookmarkStart w:id="145" w:name="_Toc46500786"/>
      <w:r>
        <w:t xml:space="preserve">Loading the </w:t>
      </w:r>
      <w:proofErr w:type="spellStart"/>
      <w:r>
        <w:t>Astah</w:t>
      </w:r>
      <w:proofErr w:type="spellEnd"/>
      <w:r>
        <w:t xml:space="preserve"> GSN M</w:t>
      </w:r>
      <w:r w:rsidR="007F3A4D" w:rsidRPr="00312FE2">
        <w:t>odel into Epsilon</w:t>
      </w:r>
      <w:bookmarkEnd w:id="145"/>
    </w:p>
    <w:p w14:paraId="30A5977F" w14:textId="77777777" w:rsidR="00BA5394" w:rsidRPr="00BA5394" w:rsidRDefault="00BA5394" w:rsidP="00BA5394"/>
    <w:p w14:paraId="5BB1C07F" w14:textId="77777777" w:rsidR="007F3A4D" w:rsidRDefault="007F3A4D" w:rsidP="007F3A4D">
      <w:r>
        <w:t xml:space="preserve">Since </w:t>
      </w:r>
      <w:del w:id="146" w:author="Paige, Richard" w:date="2020-07-29T16:55:00Z">
        <w:r w:rsidDel="00B667E9">
          <w:delText>this driver</w:delText>
        </w:r>
      </w:del>
      <w:ins w:id="147" w:author="Paige, Richard" w:date="2020-07-29T16:55:00Z">
        <w:r w:rsidR="00B667E9">
          <w:t xml:space="preserve">the </w:t>
        </w:r>
        <w:proofErr w:type="spellStart"/>
        <w:r w:rsidR="00B667E9">
          <w:t>Astah</w:t>
        </w:r>
        <w:proofErr w:type="spellEnd"/>
        <w:r w:rsidR="00B667E9">
          <w:t xml:space="preserve"> GSN driver is</w:t>
        </w:r>
      </w:ins>
      <w:r>
        <w:t xml:space="preserve"> based on </w:t>
      </w:r>
      <w:r w:rsidR="009C20A0">
        <w:t xml:space="preserve">the </w:t>
      </w:r>
      <w:r>
        <w:t xml:space="preserve">Plain-XML driver, </w:t>
      </w:r>
      <w:r w:rsidR="009C20A0">
        <w:t xml:space="preserve">the </w:t>
      </w:r>
      <w:r>
        <w:t xml:space="preserve">loading model file </w:t>
      </w:r>
      <w:r w:rsidR="004E60F0">
        <w:t xml:space="preserve">operation </w:t>
      </w:r>
      <w:r>
        <w:t>is the same. The</w:t>
      </w:r>
      <w:r w:rsidR="004E60F0">
        <w:t xml:space="preserve"> only difference between these two</w:t>
      </w:r>
      <w:r>
        <w:t xml:space="preserve"> drivers is </w:t>
      </w:r>
      <w:r w:rsidR="004E60F0">
        <w:t xml:space="preserve">their </w:t>
      </w:r>
      <w:r>
        <w:t xml:space="preserve">names. For instance, </w:t>
      </w:r>
      <w:r w:rsidR="009C20A0">
        <w:t xml:space="preserve">the </w:t>
      </w:r>
      <w:r>
        <w:t>“Plain-XML Document” changed to “</w:t>
      </w:r>
      <w:proofErr w:type="spellStart"/>
      <w:r>
        <w:t>Astah</w:t>
      </w:r>
      <w:proofErr w:type="spellEnd"/>
      <w:r>
        <w:t xml:space="preserve"> GSN</w:t>
      </w:r>
      <w:r w:rsidR="004E60F0">
        <w:t xml:space="preserve"> XMI Document”. Other than its name,</w:t>
      </w:r>
      <w:r>
        <w:t xml:space="preserve"> </w:t>
      </w:r>
      <w:r w:rsidR="00D17252">
        <w:t xml:space="preserve">the </w:t>
      </w:r>
      <w:r>
        <w:t xml:space="preserve">rest of the model loading </w:t>
      </w:r>
      <w:r w:rsidR="004E60F0">
        <w:t>operation</w:t>
      </w:r>
      <w:r>
        <w:t xml:space="preserve"> work</w:t>
      </w:r>
      <w:r w:rsidR="009C20A0">
        <w:t>s</w:t>
      </w:r>
      <w:r>
        <w:t xml:space="preserve"> like </w:t>
      </w:r>
      <w:r w:rsidR="009C20A0">
        <w:t xml:space="preserve">a </w:t>
      </w:r>
      <w:r>
        <w:t xml:space="preserve">Plain-XML driver. </w:t>
      </w:r>
      <w:r w:rsidR="009C20A0">
        <w:t>The b</w:t>
      </w:r>
      <w:r>
        <w:t xml:space="preserve">elow steps </w:t>
      </w:r>
      <w:proofErr w:type="gramStart"/>
      <w:r>
        <w:t>explains</w:t>
      </w:r>
      <w:proofErr w:type="gramEnd"/>
      <w:r>
        <w:t xml:space="preserve"> how to load an </w:t>
      </w:r>
      <w:proofErr w:type="spellStart"/>
      <w:r>
        <w:t>Astah</w:t>
      </w:r>
      <w:proofErr w:type="spellEnd"/>
      <w:r>
        <w:t xml:space="preserve"> GSN model into Epsilon</w:t>
      </w:r>
      <w:ins w:id="148" w:author="Paige, Richard" w:date="2020-07-29T16:55:00Z">
        <w:r w:rsidR="00B667E9">
          <w:t>, and to execute an EOL program (e.g., a query) against the model.</w:t>
        </w:r>
      </w:ins>
      <w:del w:id="149" w:author="Paige, Richard" w:date="2020-07-29T16:55:00Z">
        <w:r w:rsidDel="00B667E9">
          <w:delText>.</w:delText>
        </w:r>
      </w:del>
    </w:p>
    <w:p w14:paraId="4D32AE6A" w14:textId="77777777" w:rsidR="007F3A4D" w:rsidRDefault="007F3A4D" w:rsidP="005C688D">
      <w:pPr>
        <w:pStyle w:val="ListParagraph"/>
        <w:numPr>
          <w:ilvl w:val="1"/>
          <w:numId w:val="4"/>
        </w:numPr>
      </w:pPr>
      <w:r>
        <w:t>Create a new EOL file in Eclipse IDE with Epsilon.</w:t>
      </w:r>
    </w:p>
    <w:p w14:paraId="2C59F007" w14:textId="77777777" w:rsidR="007F3A4D" w:rsidRDefault="007F3A4D" w:rsidP="005C688D">
      <w:pPr>
        <w:pStyle w:val="ListParagraph"/>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14:paraId="1159F604" w14:textId="77777777" w:rsidR="007F3A4D" w:rsidRDefault="007F3A4D" w:rsidP="005C688D">
      <w:pPr>
        <w:pStyle w:val="ListParagraph"/>
        <w:numPr>
          <w:ilvl w:val="1"/>
          <w:numId w:val="4"/>
        </w:numPr>
      </w:pPr>
      <w:r>
        <w:t xml:space="preserve">Choose </w:t>
      </w:r>
      <w:r w:rsidRPr="006226B2">
        <w:rPr>
          <w:i/>
        </w:rPr>
        <w:t>EOL Program</w:t>
      </w:r>
      <w:r>
        <w:t xml:space="preserve"> and create </w:t>
      </w:r>
      <w:r w:rsidR="009C20A0">
        <w:t xml:space="preserve">a </w:t>
      </w:r>
      <w:r>
        <w:t>new Run Configuration.</w:t>
      </w:r>
    </w:p>
    <w:p w14:paraId="433FB724" w14:textId="77777777" w:rsidR="007F3A4D" w:rsidRDefault="007F3A4D" w:rsidP="005C688D">
      <w:pPr>
        <w:pStyle w:val="ListParagraph"/>
        <w:numPr>
          <w:ilvl w:val="1"/>
          <w:numId w:val="4"/>
        </w:numPr>
      </w:pPr>
      <w:r>
        <w:t xml:space="preserve">Choose your EOL files in the </w:t>
      </w:r>
      <w:r w:rsidRPr="006226B2">
        <w:rPr>
          <w:i/>
        </w:rPr>
        <w:t>Source</w:t>
      </w:r>
      <w:r>
        <w:t xml:space="preserve"> tab.</w:t>
      </w:r>
    </w:p>
    <w:p w14:paraId="7E61C90D" w14:textId="77777777" w:rsidR="007F3A4D" w:rsidRDefault="007F3A4D" w:rsidP="005C688D">
      <w:pPr>
        <w:pStyle w:val="ListParagraph"/>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14:paraId="086AE3EC" w14:textId="77777777" w:rsidR="007F3A4D" w:rsidRDefault="007F3A4D" w:rsidP="005C688D">
      <w:pPr>
        <w:pStyle w:val="ListParagraph"/>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14:paraId="07B6934E" w14:textId="77777777" w:rsidR="007F3A4D" w:rsidRDefault="007F3A4D" w:rsidP="007F3A4D">
      <w:pPr>
        <w:keepNext/>
        <w:jc w:val="center"/>
      </w:pPr>
      <w:r>
        <w:rPr>
          <w:noProof/>
          <w:lang w:eastAsia="en-CA"/>
        </w:rPr>
        <w:lastRenderedPageBreak/>
        <w:drawing>
          <wp:inline distT="0" distB="0" distL="0" distR="0" wp14:anchorId="1776C1EE" wp14:editId="41FA922A">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400" cy="3520440"/>
                    </a:xfrm>
                    <a:prstGeom prst="rect">
                      <a:avLst/>
                    </a:prstGeom>
                  </pic:spPr>
                </pic:pic>
              </a:graphicData>
            </a:graphic>
          </wp:inline>
        </w:drawing>
      </w:r>
    </w:p>
    <w:p w14:paraId="023DBE27" w14:textId="77777777" w:rsidR="007F3A4D" w:rsidRDefault="007F3A4D" w:rsidP="007F3A4D">
      <w:pPr>
        <w:pStyle w:val="Caption"/>
      </w:pPr>
      <w:r>
        <w:t xml:space="preserve">Figure </w:t>
      </w:r>
      <w:fldSimple w:instr=" SEQ Figure \* ARABIC ">
        <w:r w:rsidR="006A1561">
          <w:rPr>
            <w:noProof/>
          </w:rPr>
          <w:t>2</w:t>
        </w:r>
      </w:fldSimple>
      <w:r>
        <w:t xml:space="preserve">: Loading </w:t>
      </w:r>
      <w:proofErr w:type="spellStart"/>
      <w:r>
        <w:t>Astah</w:t>
      </w:r>
      <w:proofErr w:type="spellEnd"/>
      <w:r>
        <w:t xml:space="preserve"> GSN model into EOL</w:t>
      </w:r>
    </w:p>
    <w:p w14:paraId="15B49518" w14:textId="77777777" w:rsidR="008119ED" w:rsidRPr="008119ED" w:rsidRDefault="008119ED" w:rsidP="008119ED"/>
    <w:p w14:paraId="4BC872AB" w14:textId="77777777" w:rsidR="007F3A4D" w:rsidRDefault="007F3A4D" w:rsidP="005C688D">
      <w:pPr>
        <w:pStyle w:val="ListParagraph"/>
        <w:numPr>
          <w:ilvl w:val="1"/>
          <w:numId w:val="4"/>
        </w:numPr>
        <w:jc w:val="left"/>
      </w:pPr>
      <w:r>
        <w:rPr>
          <w:noProof/>
          <w:lang w:eastAsia="en-CA"/>
        </w:rPr>
        <w:t>Give a name to your model</w:t>
      </w:r>
      <w:ins w:id="150" w:author="Paige, Richard" w:date="2020-07-29T16:56:00Z">
        <w:r w:rsidR="00B667E9">
          <w:rPr>
            <w:noProof/>
            <w:lang w:eastAsia="en-CA"/>
          </w:rPr>
          <w:t>;</w:t>
        </w:r>
      </w:ins>
      <w:del w:id="151" w:author="Paige, Richard" w:date="2020-07-29T16:56:00Z">
        <w:r w:rsidDel="00B667E9">
          <w:rPr>
            <w:noProof/>
            <w:lang w:eastAsia="en-CA"/>
          </w:rPr>
          <w:delText>,</w:delText>
        </w:r>
      </w:del>
      <w:r>
        <w:rPr>
          <w:noProof/>
          <w:lang w:eastAsia="en-CA"/>
        </w:rPr>
        <w:t xml:space="preserve"> </w:t>
      </w:r>
      <w:ins w:id="152" w:author="Paige, Richard" w:date="2020-07-29T16:56:00Z">
        <w:r w:rsidR="00B667E9">
          <w:rPr>
            <w:noProof/>
            <w:lang w:eastAsia="en-CA"/>
          </w:rPr>
          <w:t>this</w:t>
        </w:r>
      </w:ins>
      <w:del w:id="153" w:author="Paige, Richard" w:date="2020-07-29T16:56:00Z">
        <w:r w:rsidDel="00B667E9">
          <w:rPr>
            <w:noProof/>
            <w:lang w:eastAsia="en-CA"/>
          </w:rPr>
          <w:delText>it</w:delText>
        </w:r>
      </w:del>
      <w:r>
        <w:rPr>
          <w:noProof/>
          <w:lang w:eastAsia="en-CA"/>
        </w:rPr>
        <w:t xml:space="preserve"> is not very important if you don’t want to use multiple models in the same EOL script.</w:t>
      </w:r>
    </w:p>
    <w:p w14:paraId="63E3D665" w14:textId="77777777" w:rsidR="007F3A4D" w:rsidRDefault="007F3A4D" w:rsidP="005C688D">
      <w:pPr>
        <w:pStyle w:val="ListParagraph"/>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14:paraId="36A4DD73" w14:textId="77777777" w:rsidR="007F3A4D" w:rsidRDefault="007F3A4D" w:rsidP="005C688D">
      <w:pPr>
        <w:pStyle w:val="ListParagraph"/>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14:paraId="6DD048CF" w14:textId="77777777" w:rsidR="00A7075F" w:rsidRDefault="00A7075F" w:rsidP="00A7075F">
      <w:pPr>
        <w:pStyle w:val="ListParagraph"/>
        <w:ind w:left="1080"/>
        <w:jc w:val="left"/>
      </w:pPr>
    </w:p>
    <w:p w14:paraId="6A862AB4" w14:textId="77777777" w:rsidR="007F3A4D" w:rsidRDefault="007F3A4D" w:rsidP="007F3A4D">
      <w:pPr>
        <w:keepNext/>
        <w:jc w:val="center"/>
      </w:pPr>
      <w:r>
        <w:rPr>
          <w:noProof/>
          <w:lang w:eastAsia="en-CA"/>
        </w:rPr>
        <w:lastRenderedPageBreak/>
        <w:drawing>
          <wp:inline distT="0" distB="0" distL="0" distR="0" wp14:anchorId="44C632C5" wp14:editId="02967D6C">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5529" cy="3260715"/>
                    </a:xfrm>
                    <a:prstGeom prst="rect">
                      <a:avLst/>
                    </a:prstGeom>
                  </pic:spPr>
                </pic:pic>
              </a:graphicData>
            </a:graphic>
          </wp:inline>
        </w:drawing>
      </w:r>
    </w:p>
    <w:p w14:paraId="38211ED2" w14:textId="77777777" w:rsidR="007F3A4D" w:rsidRDefault="007F3A4D" w:rsidP="007F3A4D">
      <w:pPr>
        <w:pStyle w:val="Caption"/>
        <w:rPr>
          <w:noProof/>
        </w:rPr>
      </w:pPr>
      <w:r>
        <w:t xml:space="preserve">Figure </w:t>
      </w:r>
      <w:fldSimple w:instr=" SEQ Figure \* ARABIC ">
        <w:r w:rsidR="006A1561">
          <w:rPr>
            <w:noProof/>
          </w:rPr>
          <w:t>3</w:t>
        </w:r>
      </w:fldSimple>
      <w:r>
        <w:t>: Loading model</w:t>
      </w:r>
      <w:r>
        <w:rPr>
          <w:noProof/>
        </w:rPr>
        <w:t xml:space="preserve"> configurations</w:t>
      </w:r>
    </w:p>
    <w:p w14:paraId="69A8398D" w14:textId="77777777" w:rsidR="00236951" w:rsidRPr="00236951" w:rsidRDefault="00236951" w:rsidP="00236951"/>
    <w:p w14:paraId="75B4B933" w14:textId="77777777" w:rsidR="007F3A4D" w:rsidRDefault="007F3A4D" w:rsidP="005C688D">
      <w:pPr>
        <w:pStyle w:val="ListParagraph"/>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14:paraId="3131D7B5" w14:textId="77777777" w:rsidR="00236951" w:rsidRDefault="00236951" w:rsidP="00236951">
      <w:pPr>
        <w:jc w:val="left"/>
      </w:pPr>
    </w:p>
    <w:p w14:paraId="602D1018" w14:textId="77777777" w:rsidR="007F3A4D" w:rsidRDefault="007F3A4D" w:rsidP="007F3A4D">
      <w:pPr>
        <w:keepNext/>
        <w:jc w:val="center"/>
      </w:pPr>
      <w:r>
        <w:rPr>
          <w:noProof/>
          <w:lang w:eastAsia="en-CA"/>
        </w:rPr>
        <w:drawing>
          <wp:inline distT="0" distB="0" distL="0" distR="0" wp14:anchorId="62564125" wp14:editId="220E0907">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39" cy="3346481"/>
                    </a:xfrm>
                    <a:prstGeom prst="rect">
                      <a:avLst/>
                    </a:prstGeom>
                  </pic:spPr>
                </pic:pic>
              </a:graphicData>
            </a:graphic>
          </wp:inline>
        </w:drawing>
      </w:r>
    </w:p>
    <w:p w14:paraId="3BCF64A7" w14:textId="77777777" w:rsidR="007F3A4D" w:rsidRDefault="007F3A4D" w:rsidP="00193364">
      <w:pPr>
        <w:pStyle w:val="Caption"/>
      </w:pPr>
      <w:r>
        <w:t xml:space="preserve">Figure </w:t>
      </w:r>
      <w:fldSimple w:instr=" SEQ Figure \* ARABIC ">
        <w:r w:rsidR="006A1561">
          <w:rPr>
            <w:noProof/>
          </w:rPr>
          <w:t>4</w:t>
        </w:r>
      </w:fldSimple>
      <w:r>
        <w:t xml:space="preserve">: Running EOL with </w:t>
      </w:r>
      <w:proofErr w:type="spellStart"/>
      <w:r>
        <w:t>Astah</w:t>
      </w:r>
      <w:proofErr w:type="spellEnd"/>
      <w:r>
        <w:t xml:space="preserve"> GSN model</w:t>
      </w:r>
    </w:p>
    <w:p w14:paraId="1E551EC8" w14:textId="77777777" w:rsidR="007F3A4D" w:rsidRDefault="004E60F0" w:rsidP="00312FE2">
      <w:pPr>
        <w:pStyle w:val="Heading3"/>
        <w:numPr>
          <w:ilvl w:val="2"/>
          <w:numId w:val="1"/>
        </w:numPr>
      </w:pPr>
      <w:bookmarkStart w:id="154" w:name="_Toc46500787"/>
      <w:r>
        <w:lastRenderedPageBreak/>
        <w:t>Reading/A</w:t>
      </w:r>
      <w:r w:rsidR="007F3A4D" w:rsidRPr="00312FE2">
        <w:t xml:space="preserve">ccessing GSN </w:t>
      </w:r>
      <w:r>
        <w:t>M</w:t>
      </w:r>
      <w:r w:rsidR="007F3A4D" w:rsidRPr="00312FE2">
        <w:t>odels with EOL</w:t>
      </w:r>
      <w:bookmarkEnd w:id="154"/>
    </w:p>
    <w:p w14:paraId="428A9667" w14:textId="77777777" w:rsidR="00BA5394" w:rsidRPr="00BA5394" w:rsidRDefault="00BA5394" w:rsidP="00BA5394"/>
    <w:p w14:paraId="59B8CCA7" w14:textId="77777777" w:rsidR="007F3A4D" w:rsidRDefault="00B667E9" w:rsidP="007F3A4D">
      <w:ins w:id="155" w:author="Paige, Richard" w:date="2020-07-29T16:56:00Z">
        <w:r>
          <w:t xml:space="preserve">The </w:t>
        </w:r>
      </w:ins>
      <w:r w:rsidR="00EF56BF">
        <w:t>Plain-XML driver has two</w:t>
      </w:r>
      <w:r w:rsidR="007F3A4D">
        <w:t xml:space="preserve"> classes for getters and setters. Reading and accessing model calls getter class functions. </w:t>
      </w:r>
      <w:proofErr w:type="spellStart"/>
      <w:r w:rsidR="007F3A4D">
        <w:t>Astah</w:t>
      </w:r>
      <w:proofErr w:type="spellEnd"/>
      <w:r w:rsidR="007F3A4D">
        <w:t xml:space="preserve"> GSN driver’s getter class completely changed and it has minimal similarities with Plain-XML getter class. </w:t>
      </w:r>
    </w:p>
    <w:p w14:paraId="218FF757" w14:textId="77777777"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proofErr w:type="spellStart"/>
      <w:r>
        <w:t>Astah</w:t>
      </w:r>
      <w:proofErr w:type="spellEnd"/>
      <w:r>
        <w:t xml:space="preserve"> GSN XMI document requires getting different attribute valued elements. </w:t>
      </w:r>
    </w:p>
    <w:p w14:paraId="2B1081D3" w14:textId="77777777" w:rsidR="005F2D33" w:rsidRDefault="007F3A4D" w:rsidP="009941F0">
      <w:r>
        <w:t xml:space="preserve">Plain-XML documents can have several layered elements so </w:t>
      </w:r>
      <w:r w:rsidR="009C20A0">
        <w:t xml:space="preserve">the </w:t>
      </w:r>
      <w:r>
        <w:t xml:space="preserve">driver can get the root element or any child element. </w:t>
      </w:r>
      <w:proofErr w:type="spellStart"/>
      <w:r>
        <w:t>Astah</w:t>
      </w:r>
      <w:proofErr w:type="spellEnd"/>
      <w:r>
        <w:t xml:space="preserve"> GSN driver ha</w:t>
      </w:r>
      <w:r w:rsidR="009C20A0">
        <w:t>s</w:t>
      </w:r>
      <w:r>
        <w:t xml:space="preserve"> two different options: getting the root element or root’s child elements. Because GSN XMI document only has the root element (tag name: </w:t>
      </w:r>
      <w:proofErr w:type="spellStart"/>
      <w:proofErr w:type="gramStart"/>
      <w:r w:rsidRPr="00157837">
        <w:t>ARM:Argumentation</w:t>
      </w:r>
      <w:proofErr w:type="spellEnd"/>
      <w:proofErr w:type="gramEnd"/>
      <w:r>
        <w:t xml:space="preserve">) and its child elements (tag name: </w:t>
      </w:r>
      <w:proofErr w:type="spellStart"/>
      <w:r w:rsidRPr="00157837">
        <w:t>argumentElement</w:t>
      </w:r>
      <w:proofErr w:type="spellEnd"/>
      <w:r>
        <w:t xml:space="preserve">). Some of the methods get </w:t>
      </w:r>
      <w:r w:rsidR="009C20A0">
        <w:t xml:space="preserve">the </w:t>
      </w:r>
      <w:r>
        <w:t xml:space="preserve">root element and some of them only get children. For instance, </w:t>
      </w:r>
      <w:proofErr w:type="spellStart"/>
      <w:r w:rsidR="00EF56BF">
        <w:rPr>
          <w:i/>
        </w:rPr>
        <w:t>gsn</w:t>
      </w:r>
      <w:proofErr w:type="spellEnd"/>
      <w:r>
        <w:t xml:space="preserve"> call parses the document and returns </w:t>
      </w:r>
      <w:r w:rsidR="009C20A0">
        <w:t xml:space="preserve">the </w:t>
      </w:r>
      <w:r>
        <w:t xml:space="preserve">root element. On the other hand, </w:t>
      </w:r>
      <w:proofErr w:type="spellStart"/>
      <w:proofErr w:type="gramStart"/>
      <w:r>
        <w:rPr>
          <w:i/>
        </w:rPr>
        <w:t>gsn.goal</w:t>
      </w:r>
      <w:proofErr w:type="spellEnd"/>
      <w:proofErr w:type="gramEnd"/>
      <w:r>
        <w:t xml:space="preserve"> or </w:t>
      </w:r>
      <w:r>
        <w:rPr>
          <w:i/>
        </w:rPr>
        <w:t>gsn.S4</w:t>
      </w:r>
      <w:r>
        <w:t xml:space="preserve"> calls </w:t>
      </w:r>
      <w:r w:rsidR="009C20A0">
        <w:t xml:space="preserve">to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14:paraId="33513E7D" w14:textId="77777777" w:rsidR="009941F0" w:rsidRDefault="009941F0" w:rsidP="009941F0"/>
    <w:tbl>
      <w:tblPr>
        <w:tblStyle w:val="TableGrid"/>
        <w:tblW w:w="0" w:type="auto"/>
        <w:tblLook w:val="04A0" w:firstRow="1" w:lastRow="0" w:firstColumn="1" w:lastColumn="0" w:noHBand="0" w:noVBand="1"/>
      </w:tblPr>
      <w:tblGrid>
        <w:gridCol w:w="3383"/>
        <w:gridCol w:w="6013"/>
      </w:tblGrid>
      <w:tr w:rsidR="007F3A4D" w14:paraId="4BE428D0" w14:textId="77777777" w:rsidTr="00E44B33">
        <w:tc>
          <w:tcPr>
            <w:tcW w:w="3383" w:type="dxa"/>
            <w:shd w:val="clear" w:color="auto" w:fill="28B4C8"/>
          </w:tcPr>
          <w:p w14:paraId="4ED71C26" w14:textId="77777777"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14:paraId="2D5FB65F" w14:textId="77777777" w:rsidR="007F3A4D" w:rsidRPr="004A18DE" w:rsidRDefault="007F3A4D" w:rsidP="00082445">
            <w:pPr>
              <w:jc w:val="center"/>
              <w:rPr>
                <w:rFonts w:cs="Times New Roman"/>
                <w:b/>
              </w:rPr>
            </w:pPr>
            <w:r w:rsidRPr="004A18DE">
              <w:rPr>
                <w:rFonts w:cs="Times New Roman"/>
                <w:b/>
              </w:rPr>
              <w:t>Command Explanation</w:t>
            </w:r>
          </w:p>
        </w:tc>
      </w:tr>
      <w:tr w:rsidR="007F3A4D" w14:paraId="17BA44D0" w14:textId="77777777" w:rsidTr="007262A9">
        <w:tc>
          <w:tcPr>
            <w:tcW w:w="3383" w:type="dxa"/>
          </w:tcPr>
          <w:p w14:paraId="0AFE8649" w14:textId="77777777" w:rsidR="007F3A4D" w:rsidRDefault="007F3A4D" w:rsidP="00082445">
            <w:pPr>
              <w:rPr>
                <w:rFonts w:ascii="Consolas" w:hAnsi="Consolas"/>
              </w:rPr>
            </w:pPr>
            <w:proofErr w:type="spellStart"/>
            <w:proofErr w:type="gramStart"/>
            <w:r>
              <w:rPr>
                <w:rFonts w:ascii="Consolas" w:hAnsi="Consolas"/>
              </w:rPr>
              <w:t>gsn.all.content</w:t>
            </w:r>
            <w:proofErr w:type="spellEnd"/>
            <w:proofErr w:type="gramEnd"/>
          </w:p>
          <w:p w14:paraId="61726660" w14:textId="77777777" w:rsidR="007F3A4D" w:rsidRDefault="007F3A4D" w:rsidP="00082445">
            <w:pPr>
              <w:rPr>
                <w:rFonts w:ascii="Consolas" w:hAnsi="Consolas"/>
              </w:rPr>
            </w:pPr>
            <w:proofErr w:type="spellStart"/>
            <w:proofErr w:type="gramStart"/>
            <w:r>
              <w:rPr>
                <w:rFonts w:ascii="Consolas" w:hAnsi="Consolas"/>
              </w:rPr>
              <w:t>gsn.context</w:t>
            </w:r>
            <w:proofErr w:type="gramEnd"/>
            <w:r>
              <w:rPr>
                <w:rFonts w:ascii="Consolas" w:hAnsi="Consolas"/>
              </w:rPr>
              <w:t>.content</w:t>
            </w:r>
            <w:proofErr w:type="spellEnd"/>
          </w:p>
          <w:p w14:paraId="7CCE5221" w14:textId="77777777" w:rsidR="007F3A4D" w:rsidRDefault="007F3A4D" w:rsidP="00082445">
            <w:pPr>
              <w:rPr>
                <w:rFonts w:ascii="Consolas" w:hAnsi="Consolas"/>
              </w:rPr>
            </w:pPr>
            <w:proofErr w:type="gramStart"/>
            <w:r>
              <w:rPr>
                <w:rFonts w:ascii="Consolas" w:hAnsi="Consolas"/>
              </w:rPr>
              <w:t>gsn.Sn13.content</w:t>
            </w:r>
            <w:proofErr w:type="gramEnd"/>
          </w:p>
        </w:tc>
        <w:tc>
          <w:tcPr>
            <w:tcW w:w="6013" w:type="dxa"/>
          </w:tcPr>
          <w:p w14:paraId="1231B35A" w14:textId="77777777" w:rsidR="007F3A4D" w:rsidRPr="00B676D3" w:rsidRDefault="007F3A4D" w:rsidP="00082445">
            <w:pPr>
              <w:rPr>
                <w:rFonts w:cs="Times New Roman"/>
              </w:rPr>
            </w:pPr>
            <w:r w:rsidRPr="00B676D3">
              <w:rPr>
                <w:rFonts w:cs="Times New Roman"/>
              </w:rPr>
              <w:t xml:space="preserve">Returns specified element/s’ content attribute value/s. The results could be Sequence or string depending of an element. Link </w:t>
            </w:r>
            <w:proofErr w:type="gramStart"/>
            <w:r w:rsidRPr="00B676D3">
              <w:rPr>
                <w:rFonts w:cs="Times New Roman"/>
              </w:rPr>
              <w:t>elements’</w:t>
            </w:r>
            <w:proofErr w:type="gramEnd"/>
            <w:r w:rsidRPr="00B676D3">
              <w:rPr>
                <w:rFonts w:cs="Times New Roman"/>
              </w:rPr>
              <w:t xml:space="preserve"> don’t have content attribute so it returns empty string (“”).</w:t>
            </w:r>
          </w:p>
        </w:tc>
      </w:tr>
      <w:tr w:rsidR="007F3A4D" w14:paraId="296FB45D" w14:textId="77777777" w:rsidTr="007262A9">
        <w:tc>
          <w:tcPr>
            <w:tcW w:w="3383" w:type="dxa"/>
          </w:tcPr>
          <w:p w14:paraId="5FEE8D1E" w14:textId="77777777" w:rsidR="007F3A4D" w:rsidRDefault="007F3A4D" w:rsidP="00082445">
            <w:pPr>
              <w:rPr>
                <w:rFonts w:ascii="Consolas" w:hAnsi="Consolas"/>
              </w:rPr>
            </w:pPr>
            <w:proofErr w:type="gramStart"/>
            <w:r>
              <w:rPr>
                <w:rFonts w:ascii="Consolas" w:hAnsi="Consolas"/>
              </w:rPr>
              <w:t>gsn.G</w:t>
            </w:r>
            <w:proofErr w:type="gramEnd"/>
            <w:r>
              <w:rPr>
                <w:rFonts w:ascii="Consolas" w:hAnsi="Consolas"/>
              </w:rPr>
              <w:t>1.gsntype</w:t>
            </w:r>
          </w:p>
        </w:tc>
        <w:tc>
          <w:tcPr>
            <w:tcW w:w="6013" w:type="dxa"/>
          </w:tcPr>
          <w:p w14:paraId="5DA8A285" w14:textId="77777777" w:rsidR="007F3A4D" w:rsidRPr="00B676D3" w:rsidRDefault="007F3A4D" w:rsidP="00082445">
            <w:pPr>
              <w:rPr>
                <w:rFonts w:cs="Times New Roman"/>
              </w:rPr>
            </w:pPr>
            <w:r w:rsidRPr="00B676D3">
              <w:rPr>
                <w:rFonts w:cs="Times New Roman"/>
              </w:rPr>
              <w:t>Returns given element/s’ GSN type</w:t>
            </w:r>
          </w:p>
        </w:tc>
      </w:tr>
      <w:tr w:rsidR="007F3A4D" w14:paraId="42623805" w14:textId="77777777" w:rsidTr="007262A9">
        <w:tc>
          <w:tcPr>
            <w:tcW w:w="3383" w:type="dxa"/>
          </w:tcPr>
          <w:p w14:paraId="3D672AC7" w14:textId="77777777" w:rsidR="007F3A4D" w:rsidRDefault="007F3A4D" w:rsidP="00082445">
            <w:pPr>
              <w:rPr>
                <w:rFonts w:ascii="Consolas" w:hAnsi="Consolas"/>
              </w:rPr>
            </w:pPr>
            <w:r>
              <w:rPr>
                <w:rFonts w:ascii="Consolas" w:hAnsi="Consolas"/>
              </w:rPr>
              <w:t>gsn.strategy.id</w:t>
            </w:r>
          </w:p>
          <w:p w14:paraId="39E0E9B6" w14:textId="77777777" w:rsidR="007F3A4D" w:rsidRDefault="007F3A4D" w:rsidP="00082445">
            <w:pPr>
              <w:rPr>
                <w:rFonts w:ascii="Consolas" w:hAnsi="Consolas"/>
              </w:rPr>
            </w:pPr>
            <w:r>
              <w:rPr>
                <w:rFonts w:ascii="Consolas" w:hAnsi="Consolas"/>
              </w:rPr>
              <w:t>gsn.c23.id</w:t>
            </w:r>
          </w:p>
        </w:tc>
        <w:tc>
          <w:tcPr>
            <w:tcW w:w="6013" w:type="dxa"/>
          </w:tcPr>
          <w:p w14:paraId="0472C7A8" w14:textId="77777777" w:rsidR="007F3A4D" w:rsidRPr="00B676D3" w:rsidRDefault="007F3A4D" w:rsidP="00082445">
            <w:pPr>
              <w:rPr>
                <w:rFonts w:cs="Times New Roman"/>
              </w:rPr>
            </w:pPr>
            <w:r w:rsidRPr="00B676D3">
              <w:rPr>
                <w:rFonts w:cs="Times New Roman"/>
              </w:rPr>
              <w:t xml:space="preserve">Returns given element/s’ ID. Link </w:t>
            </w:r>
            <w:proofErr w:type="gramStart"/>
            <w:r w:rsidRPr="00B676D3">
              <w:rPr>
                <w:rFonts w:cs="Times New Roman"/>
              </w:rPr>
              <w:t>elements’</w:t>
            </w:r>
            <w:proofErr w:type="gramEnd"/>
            <w:r w:rsidRPr="00B676D3">
              <w:rPr>
                <w:rFonts w:cs="Times New Roman"/>
              </w:rPr>
              <w:t xml:space="preserve"> don’t have ID thus it returns empty string.</w:t>
            </w:r>
          </w:p>
        </w:tc>
      </w:tr>
      <w:tr w:rsidR="007F3A4D" w14:paraId="6F03F700" w14:textId="77777777" w:rsidTr="007262A9">
        <w:tc>
          <w:tcPr>
            <w:tcW w:w="3383" w:type="dxa"/>
          </w:tcPr>
          <w:p w14:paraId="4D0BF64D" w14:textId="77777777" w:rsidR="007F3A4D" w:rsidRDefault="007F3A4D" w:rsidP="00082445">
            <w:pPr>
              <w:rPr>
                <w:rFonts w:ascii="Consolas" w:hAnsi="Consolas"/>
              </w:rPr>
            </w:pPr>
            <w:r>
              <w:rPr>
                <w:rFonts w:ascii="Consolas" w:hAnsi="Consolas"/>
              </w:rPr>
              <w:t>gsn.a9.xmi_id</w:t>
            </w:r>
          </w:p>
        </w:tc>
        <w:tc>
          <w:tcPr>
            <w:tcW w:w="6013" w:type="dxa"/>
          </w:tcPr>
          <w:p w14:paraId="5EF4C3AF" w14:textId="77777777" w:rsidR="007F3A4D" w:rsidRPr="00B676D3" w:rsidRDefault="007F3A4D" w:rsidP="00082445">
            <w:pPr>
              <w:rPr>
                <w:rFonts w:cs="Times New Roman"/>
              </w:rPr>
            </w:pPr>
            <w:r w:rsidRPr="00B676D3">
              <w:rPr>
                <w:rFonts w:cs="Times New Roman"/>
              </w:rPr>
              <w:t xml:space="preserve">Returns given element/s’ </w:t>
            </w:r>
            <w:proofErr w:type="spellStart"/>
            <w:r w:rsidRPr="00B676D3">
              <w:rPr>
                <w:rFonts w:cs="Times New Roman"/>
              </w:rPr>
              <w:t>xmi:id</w:t>
            </w:r>
            <w:proofErr w:type="spellEnd"/>
            <w:r w:rsidRPr="00B676D3">
              <w:rPr>
                <w:rFonts w:cs="Times New Roman"/>
              </w:rPr>
              <w:t xml:space="preserve"> attribute. Each element has unique </w:t>
            </w:r>
            <w:proofErr w:type="spellStart"/>
            <w:r w:rsidRPr="00B676D3">
              <w:rPr>
                <w:rFonts w:cs="Times New Roman"/>
              </w:rPr>
              <w:t>xmi:id</w:t>
            </w:r>
            <w:proofErr w:type="spellEnd"/>
            <w:r w:rsidRPr="00B676D3">
              <w:rPr>
                <w:rFonts w:cs="Times New Roman"/>
              </w:rPr>
              <w:t xml:space="preserve"> values.</w:t>
            </w:r>
          </w:p>
        </w:tc>
      </w:tr>
      <w:tr w:rsidR="007F3A4D" w14:paraId="67DC0179" w14:textId="77777777" w:rsidTr="007262A9">
        <w:tc>
          <w:tcPr>
            <w:tcW w:w="3383" w:type="dxa"/>
          </w:tcPr>
          <w:p w14:paraId="0627A075" w14:textId="77777777" w:rsidR="007F3A4D" w:rsidRDefault="007F3A4D" w:rsidP="00082445">
            <w:pPr>
              <w:rPr>
                <w:rFonts w:ascii="Consolas" w:hAnsi="Consolas"/>
              </w:rPr>
            </w:pPr>
            <w:proofErr w:type="spellStart"/>
            <w:r>
              <w:rPr>
                <w:rFonts w:ascii="Consolas" w:hAnsi="Consolas"/>
              </w:rPr>
              <w:t>gsn.goal.xsi_type</w:t>
            </w:r>
            <w:proofErr w:type="spellEnd"/>
          </w:p>
        </w:tc>
        <w:tc>
          <w:tcPr>
            <w:tcW w:w="6013" w:type="dxa"/>
          </w:tcPr>
          <w:p w14:paraId="394359E2" w14:textId="77777777" w:rsidR="007F3A4D" w:rsidRPr="00B676D3" w:rsidRDefault="007F3A4D" w:rsidP="00082445">
            <w:pPr>
              <w:rPr>
                <w:rFonts w:cs="Times New Roman"/>
              </w:rPr>
            </w:pPr>
            <w:r w:rsidRPr="00B676D3">
              <w:rPr>
                <w:rFonts w:cs="Times New Roman"/>
              </w:rPr>
              <w:t xml:space="preserve">Returns given element/s’ </w:t>
            </w:r>
            <w:proofErr w:type="spellStart"/>
            <w:proofErr w:type="gramStart"/>
            <w:r w:rsidRPr="00B676D3">
              <w:rPr>
                <w:rFonts w:cs="Times New Roman"/>
              </w:rPr>
              <w:t>xsi:type</w:t>
            </w:r>
            <w:proofErr w:type="spellEnd"/>
            <w:proofErr w:type="gramEnd"/>
            <w:r w:rsidRPr="00B676D3">
              <w:rPr>
                <w:rFonts w:cs="Times New Roman"/>
              </w:rPr>
              <w:t xml:space="preserve"> attribute. Same elements (e.g. goal and assumption) have the same </w:t>
            </w:r>
            <w:proofErr w:type="spellStart"/>
            <w:proofErr w:type="gramStart"/>
            <w:r w:rsidRPr="00B676D3">
              <w:rPr>
                <w:rFonts w:cs="Times New Roman"/>
              </w:rPr>
              <w:t>xsi:type</w:t>
            </w:r>
            <w:proofErr w:type="spellEnd"/>
            <w:proofErr w:type="gramEnd"/>
            <w:r w:rsidRPr="00B676D3">
              <w:rPr>
                <w:rFonts w:cs="Times New Roman"/>
              </w:rPr>
              <w:t xml:space="preserve"> values.</w:t>
            </w:r>
          </w:p>
        </w:tc>
      </w:tr>
      <w:tr w:rsidR="007F3A4D" w14:paraId="2CAF1EFF" w14:textId="77777777" w:rsidTr="007262A9">
        <w:tc>
          <w:tcPr>
            <w:tcW w:w="3383" w:type="dxa"/>
          </w:tcPr>
          <w:p w14:paraId="7E317F02" w14:textId="77777777" w:rsidR="007F3A4D" w:rsidRDefault="007F3A4D" w:rsidP="00082445">
            <w:pPr>
              <w:rPr>
                <w:rFonts w:ascii="Consolas" w:hAnsi="Consolas"/>
              </w:rPr>
            </w:pPr>
            <w:proofErr w:type="gramStart"/>
            <w:r>
              <w:rPr>
                <w:rFonts w:ascii="Consolas" w:hAnsi="Consolas"/>
              </w:rPr>
              <w:t>gsn.Sn3.target</w:t>
            </w:r>
            <w:proofErr w:type="gramEnd"/>
          </w:p>
          <w:p w14:paraId="4BE259D3" w14:textId="77777777" w:rsidR="007F3A4D" w:rsidRDefault="007F3A4D" w:rsidP="00082445">
            <w:pPr>
              <w:rPr>
                <w:rFonts w:ascii="Consolas" w:hAnsi="Consolas"/>
              </w:rPr>
            </w:pPr>
            <w:r>
              <w:rPr>
                <w:rFonts w:ascii="Consolas" w:hAnsi="Consolas"/>
              </w:rPr>
              <w:t>gsn.</w:t>
            </w:r>
            <w:r w:rsidR="007262A9">
              <w:rPr>
                <w:rFonts w:ascii="Consolas" w:hAnsi="Consolas"/>
              </w:rPr>
              <w:t>t_g1_s_g</w:t>
            </w:r>
            <w:proofErr w:type="gramStart"/>
            <w:r w:rsidR="007262A9">
              <w:rPr>
                <w:rFonts w:ascii="Consolas" w:hAnsi="Consolas"/>
              </w:rPr>
              <w:t>2</w:t>
            </w:r>
            <w:r>
              <w:rPr>
                <w:rFonts w:ascii="Consolas" w:hAnsi="Consolas"/>
              </w:rPr>
              <w:t>.target</w:t>
            </w:r>
            <w:proofErr w:type="gramEnd"/>
          </w:p>
        </w:tc>
        <w:tc>
          <w:tcPr>
            <w:tcW w:w="6013" w:type="dxa"/>
          </w:tcPr>
          <w:p w14:paraId="459CD549" w14:textId="77777777"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14:paraId="099DE8ED" w14:textId="77777777" w:rsidTr="007262A9">
        <w:tc>
          <w:tcPr>
            <w:tcW w:w="3383" w:type="dxa"/>
          </w:tcPr>
          <w:p w14:paraId="5544EF6E" w14:textId="77777777" w:rsidR="007F3A4D" w:rsidRDefault="007F3A4D" w:rsidP="00082445">
            <w:pPr>
              <w:rPr>
                <w:rFonts w:ascii="Consolas" w:hAnsi="Consolas"/>
              </w:rPr>
            </w:pPr>
            <w:proofErr w:type="gramStart"/>
            <w:r>
              <w:rPr>
                <w:rFonts w:ascii="Consolas" w:hAnsi="Consolas"/>
              </w:rPr>
              <w:t>gsn.g</w:t>
            </w:r>
            <w:proofErr w:type="gramEnd"/>
            <w:r>
              <w:rPr>
                <w:rFonts w:ascii="Consolas" w:hAnsi="Consolas"/>
              </w:rPr>
              <w:t>2.source</w:t>
            </w:r>
          </w:p>
          <w:p w14:paraId="50A24426" w14:textId="77777777" w:rsidR="007F3A4D" w:rsidRDefault="007F3A4D" w:rsidP="007262A9">
            <w:pPr>
              <w:rPr>
                <w:rFonts w:ascii="Consolas" w:hAnsi="Consolas"/>
              </w:rPr>
            </w:pPr>
            <w:proofErr w:type="gramStart"/>
            <w:r>
              <w:rPr>
                <w:rFonts w:ascii="Consolas" w:hAnsi="Consolas"/>
              </w:rPr>
              <w:t>gsn.</w:t>
            </w:r>
            <w:r w:rsidR="007262A9">
              <w:rPr>
                <w:rFonts w:ascii="Consolas" w:hAnsi="Consolas"/>
              </w:rPr>
              <w:t>s</w:t>
            </w:r>
            <w:proofErr w:type="gramEnd"/>
            <w:r w:rsidR="007262A9">
              <w:rPr>
                <w:rFonts w:ascii="Consolas" w:hAnsi="Consolas"/>
              </w:rPr>
              <w:t>_g2_t_g1</w:t>
            </w:r>
            <w:r>
              <w:rPr>
                <w:rFonts w:ascii="Consolas" w:hAnsi="Consolas"/>
              </w:rPr>
              <w:t>.source</w:t>
            </w:r>
          </w:p>
        </w:tc>
        <w:tc>
          <w:tcPr>
            <w:tcW w:w="6013" w:type="dxa"/>
          </w:tcPr>
          <w:p w14:paraId="7C1D42F0" w14:textId="77777777" w:rsidR="007F3A4D" w:rsidRPr="00B676D3" w:rsidRDefault="007F3A4D" w:rsidP="00082445">
            <w:pPr>
              <w:rPr>
                <w:rFonts w:cs="Times New Roman"/>
              </w:rPr>
            </w:pPr>
            <w:r w:rsidRPr="00B676D3">
              <w:rPr>
                <w:rFonts w:cs="Times New Roman"/>
              </w:rPr>
              <w:t>Returns link elements that have source value as given node element/s.</w:t>
            </w:r>
          </w:p>
        </w:tc>
      </w:tr>
    </w:tbl>
    <w:p w14:paraId="09FD89C4" w14:textId="77777777" w:rsidR="007262A9" w:rsidRDefault="007F3A4D" w:rsidP="009F0804">
      <w:pPr>
        <w:pStyle w:val="Caption"/>
        <w:rPr>
          <w:noProof/>
        </w:rPr>
      </w:pPr>
      <w:r>
        <w:t xml:space="preserve">Table </w:t>
      </w:r>
      <w:fldSimple w:instr=" SEQ Table \* ARABIC ">
        <w:r w:rsidR="006A1561">
          <w:rPr>
            <w:noProof/>
          </w:rPr>
          <w:t>5</w:t>
        </w:r>
      </w:fldSimple>
      <w:r>
        <w:t xml:space="preserve">: </w:t>
      </w:r>
      <w:proofErr w:type="spellStart"/>
      <w:r>
        <w:t>Astah</w:t>
      </w:r>
      <w:proofErr w:type="spellEnd"/>
      <w:r>
        <w:t xml:space="preserve"> GSN Driver</w:t>
      </w:r>
      <w:r>
        <w:rPr>
          <w:noProof/>
        </w:rPr>
        <w:t xml:space="preserve"> </w:t>
      </w:r>
      <w:r w:rsidR="007262A9">
        <w:rPr>
          <w:noProof/>
        </w:rPr>
        <w:t xml:space="preserve">Attribute </w:t>
      </w:r>
      <w:r>
        <w:rPr>
          <w:noProof/>
        </w:rPr>
        <w:t>Getters</w:t>
      </w:r>
    </w:p>
    <w:p w14:paraId="5E9AEA7C" w14:textId="77777777" w:rsidR="009941F0" w:rsidRDefault="009941F0" w:rsidP="009941F0"/>
    <w:p w14:paraId="78227F6B" w14:textId="77777777" w:rsidR="009941F0" w:rsidRPr="009941F0" w:rsidRDefault="009941F0" w:rsidP="009941F0"/>
    <w:p w14:paraId="5E7F2D0C" w14:textId="77777777" w:rsidR="005F2D33" w:rsidRPr="005F2D33" w:rsidRDefault="005F2D33" w:rsidP="005F2D33">
      <w:pPr>
        <w:rPr>
          <w:sz w:val="16"/>
        </w:rPr>
      </w:pPr>
    </w:p>
    <w:tbl>
      <w:tblPr>
        <w:tblStyle w:val="TableGrid"/>
        <w:tblW w:w="0" w:type="auto"/>
        <w:tblLook w:val="04A0" w:firstRow="1" w:lastRow="0" w:firstColumn="1" w:lastColumn="0" w:noHBand="0" w:noVBand="1"/>
      </w:tblPr>
      <w:tblGrid>
        <w:gridCol w:w="3383"/>
        <w:gridCol w:w="6013"/>
      </w:tblGrid>
      <w:tr w:rsidR="007262A9" w14:paraId="6BA1029B" w14:textId="77777777" w:rsidTr="00E44B33">
        <w:tc>
          <w:tcPr>
            <w:tcW w:w="3383" w:type="dxa"/>
            <w:shd w:val="clear" w:color="auto" w:fill="28B4C8"/>
          </w:tcPr>
          <w:p w14:paraId="4FF004E4" w14:textId="77777777"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14:paraId="45F88F5F" w14:textId="77777777" w:rsidR="007262A9" w:rsidRPr="004A18DE" w:rsidRDefault="007262A9" w:rsidP="001F0BD7">
            <w:pPr>
              <w:jc w:val="center"/>
              <w:rPr>
                <w:rFonts w:cs="Times New Roman"/>
                <w:b/>
              </w:rPr>
            </w:pPr>
            <w:r w:rsidRPr="004A18DE">
              <w:rPr>
                <w:rFonts w:cs="Times New Roman"/>
                <w:b/>
              </w:rPr>
              <w:t>Command Explanation</w:t>
            </w:r>
          </w:p>
        </w:tc>
      </w:tr>
      <w:tr w:rsidR="0058376D" w14:paraId="03FA881D" w14:textId="77777777" w:rsidTr="0058376D">
        <w:tc>
          <w:tcPr>
            <w:tcW w:w="3383" w:type="dxa"/>
          </w:tcPr>
          <w:p w14:paraId="1AEDDF02" w14:textId="77777777" w:rsidR="0058376D" w:rsidRDefault="0058376D" w:rsidP="0058376D">
            <w:pPr>
              <w:jc w:val="left"/>
              <w:rPr>
                <w:rFonts w:ascii="Consolas" w:hAnsi="Consolas"/>
              </w:rPr>
            </w:pPr>
            <w:proofErr w:type="gramStart"/>
            <w:r>
              <w:rPr>
                <w:rFonts w:ascii="Consolas" w:hAnsi="Consolas"/>
              </w:rPr>
              <w:t>gsn.</w:t>
            </w:r>
            <w:r w:rsidR="00B63BB5">
              <w:rPr>
                <w:rFonts w:ascii="Consolas" w:hAnsi="Consolas"/>
              </w:rPr>
              <w:t>G</w:t>
            </w:r>
            <w:proofErr w:type="gramEnd"/>
            <w:r w:rsidR="00B63BB5">
              <w:rPr>
                <w:rFonts w:ascii="Consolas" w:hAnsi="Consolas"/>
              </w:rPr>
              <w:t>1,</w:t>
            </w:r>
            <w:r>
              <w:rPr>
                <w:rFonts w:ascii="Consolas" w:hAnsi="Consolas"/>
              </w:rPr>
              <w:t xml:space="preserve"> gsn.c12, gsn.S3, gsn.Sn7, gsn.a5, gsn.j9 </w:t>
            </w:r>
          </w:p>
        </w:tc>
        <w:tc>
          <w:tcPr>
            <w:tcW w:w="6013" w:type="dxa"/>
          </w:tcPr>
          <w:p w14:paraId="32911C61" w14:textId="77777777" w:rsidR="0058376D" w:rsidRPr="00B676D3" w:rsidRDefault="0058376D" w:rsidP="001F0BD7">
            <w:pPr>
              <w:rPr>
                <w:rFonts w:cs="Times New Roman"/>
              </w:rPr>
            </w:pPr>
            <w:r>
              <w:rPr>
                <w:rFonts w:cs="Times New Roman"/>
              </w:rPr>
              <w:t>Returns node element with given ID value.</w:t>
            </w:r>
          </w:p>
        </w:tc>
      </w:tr>
      <w:tr w:rsidR="00CD6F72" w14:paraId="549C8422" w14:textId="77777777" w:rsidTr="0058376D">
        <w:tc>
          <w:tcPr>
            <w:tcW w:w="3383" w:type="dxa"/>
          </w:tcPr>
          <w:p w14:paraId="3D446FF7" w14:textId="77777777" w:rsidR="00CD6F72" w:rsidRDefault="00CD6F72" w:rsidP="0058376D">
            <w:pPr>
              <w:jc w:val="left"/>
              <w:rPr>
                <w:rFonts w:ascii="Consolas" w:hAnsi="Consolas"/>
              </w:rPr>
            </w:pPr>
            <w:r>
              <w:rPr>
                <w:rFonts w:ascii="Consolas" w:hAnsi="Consolas"/>
              </w:rPr>
              <w:t xml:space="preserve">gsn.CA1, </w:t>
            </w:r>
            <w:proofErr w:type="gramStart"/>
            <w:r>
              <w:rPr>
                <w:rFonts w:ascii="Consolas" w:hAnsi="Consolas"/>
              </w:rPr>
              <w:t>gsn.ERC</w:t>
            </w:r>
            <w:proofErr w:type="gramEnd"/>
            <w:r>
              <w:rPr>
                <w:rFonts w:ascii="Consolas" w:hAnsi="Consolas"/>
              </w:rPr>
              <w:t>1</w:t>
            </w:r>
            <w:r w:rsidR="00A71E27">
              <w:rPr>
                <w:rFonts w:ascii="Consolas" w:hAnsi="Consolas"/>
              </w:rPr>
              <w:t xml:space="preserve"> (For ID: E-RC1)</w:t>
            </w:r>
          </w:p>
        </w:tc>
        <w:tc>
          <w:tcPr>
            <w:tcW w:w="6013" w:type="dxa"/>
          </w:tcPr>
          <w:p w14:paraId="05882FC0" w14:textId="77777777"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14:paraId="326572D6" w14:textId="77777777" w:rsidTr="0058376D">
        <w:tc>
          <w:tcPr>
            <w:tcW w:w="3383" w:type="dxa"/>
          </w:tcPr>
          <w:p w14:paraId="1385ECB6" w14:textId="77777777"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w:t>
            </w:r>
            <w:proofErr w:type="gramStart"/>
            <w:r w:rsidR="0058376D">
              <w:rPr>
                <w:rFonts w:ascii="Consolas" w:hAnsi="Consolas"/>
              </w:rPr>
              <w:t>gsn.s</w:t>
            </w:r>
            <w:proofErr w:type="gramEnd"/>
            <w:r w:rsidR="0058376D">
              <w:rPr>
                <w:rFonts w:ascii="Consolas" w:hAnsi="Consolas"/>
              </w:rPr>
              <w:t>_g2_t_g1</w:t>
            </w:r>
          </w:p>
        </w:tc>
        <w:tc>
          <w:tcPr>
            <w:tcW w:w="6013" w:type="dxa"/>
          </w:tcPr>
          <w:p w14:paraId="13D6CC39" w14:textId="77777777"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14:paraId="466CC961" w14:textId="77777777" w:rsidTr="0058376D">
        <w:tc>
          <w:tcPr>
            <w:tcW w:w="3383" w:type="dxa"/>
          </w:tcPr>
          <w:p w14:paraId="78F34432" w14:textId="77777777" w:rsidR="007262A9" w:rsidRDefault="007262A9" w:rsidP="001F0BD7">
            <w:pPr>
              <w:rPr>
                <w:rFonts w:ascii="Consolas" w:hAnsi="Consolas"/>
              </w:rPr>
            </w:pPr>
            <w:proofErr w:type="spellStart"/>
            <w:proofErr w:type="gramStart"/>
            <w:r>
              <w:rPr>
                <w:rFonts w:ascii="Consolas" w:hAnsi="Consolas"/>
              </w:rPr>
              <w:t>gsn.all.last</w:t>
            </w:r>
            <w:proofErr w:type="spellEnd"/>
            <w:proofErr w:type="gramEnd"/>
          </w:p>
        </w:tc>
        <w:tc>
          <w:tcPr>
            <w:tcW w:w="6013" w:type="dxa"/>
          </w:tcPr>
          <w:p w14:paraId="278C24CE" w14:textId="77777777"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14:paraId="73AD9A0E" w14:textId="77777777" w:rsidTr="0058376D">
        <w:tc>
          <w:tcPr>
            <w:tcW w:w="3383" w:type="dxa"/>
          </w:tcPr>
          <w:p w14:paraId="56766035" w14:textId="77777777" w:rsidR="007262A9" w:rsidRDefault="007262A9" w:rsidP="001F0BD7">
            <w:pPr>
              <w:rPr>
                <w:rFonts w:ascii="Consolas" w:hAnsi="Consolas"/>
              </w:rPr>
            </w:pPr>
            <w:proofErr w:type="spellStart"/>
            <w:proofErr w:type="gramStart"/>
            <w:r>
              <w:rPr>
                <w:rFonts w:ascii="Consolas" w:hAnsi="Consolas"/>
              </w:rPr>
              <w:t>gsn.solution</w:t>
            </w:r>
            <w:proofErr w:type="gramEnd"/>
            <w:r>
              <w:rPr>
                <w:rFonts w:ascii="Consolas" w:hAnsi="Consolas"/>
              </w:rPr>
              <w:t>.first</w:t>
            </w:r>
            <w:proofErr w:type="spellEnd"/>
          </w:p>
        </w:tc>
        <w:tc>
          <w:tcPr>
            <w:tcW w:w="6013" w:type="dxa"/>
          </w:tcPr>
          <w:p w14:paraId="1655C685" w14:textId="77777777"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14:paraId="65FBFEB3" w14:textId="77777777" w:rsidR="005F2D33" w:rsidRDefault="009F0804" w:rsidP="009941F0">
      <w:pPr>
        <w:pStyle w:val="Caption"/>
      </w:pPr>
      <w:r>
        <w:t xml:space="preserve">Table </w:t>
      </w:r>
      <w:fldSimple w:instr=" SEQ Table \* ARABIC ">
        <w:r w:rsidR="006A1561">
          <w:rPr>
            <w:noProof/>
          </w:rPr>
          <w:t>6</w:t>
        </w:r>
      </w:fldSimple>
      <w:r>
        <w:t xml:space="preserve">: </w:t>
      </w:r>
      <w:proofErr w:type="spellStart"/>
      <w:r>
        <w:t>Astah</w:t>
      </w:r>
      <w:proofErr w:type="spellEnd"/>
      <w:r>
        <w:t xml:space="preserve"> GSN Driver Single Element Getters</w:t>
      </w:r>
    </w:p>
    <w:p w14:paraId="0F66FD5C" w14:textId="77777777" w:rsidR="009941F0" w:rsidRPr="009941F0" w:rsidRDefault="009941F0" w:rsidP="009941F0"/>
    <w:tbl>
      <w:tblPr>
        <w:tblStyle w:val="TableGrid"/>
        <w:tblW w:w="0" w:type="auto"/>
        <w:tblLook w:val="04A0" w:firstRow="1" w:lastRow="0" w:firstColumn="1" w:lastColumn="0" w:noHBand="0" w:noVBand="1"/>
      </w:tblPr>
      <w:tblGrid>
        <w:gridCol w:w="3383"/>
        <w:gridCol w:w="6013"/>
      </w:tblGrid>
      <w:tr w:rsidR="00681B9E" w14:paraId="73A34665" w14:textId="77777777" w:rsidTr="00E44B33">
        <w:tc>
          <w:tcPr>
            <w:tcW w:w="3383" w:type="dxa"/>
            <w:shd w:val="clear" w:color="auto" w:fill="28B4C8"/>
          </w:tcPr>
          <w:p w14:paraId="7D126E36" w14:textId="77777777"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14:paraId="471B0BDF" w14:textId="77777777" w:rsidR="00681B9E" w:rsidRPr="004A18DE" w:rsidRDefault="00681B9E" w:rsidP="001F0BD7">
            <w:pPr>
              <w:jc w:val="center"/>
              <w:rPr>
                <w:rFonts w:cs="Times New Roman"/>
                <w:b/>
              </w:rPr>
            </w:pPr>
            <w:r w:rsidRPr="004A18DE">
              <w:rPr>
                <w:rFonts w:cs="Times New Roman"/>
                <w:b/>
              </w:rPr>
              <w:t>Command Explanation</w:t>
            </w:r>
          </w:p>
        </w:tc>
      </w:tr>
      <w:tr w:rsidR="00681B9E" w14:paraId="3A3085C1" w14:textId="77777777" w:rsidTr="001F0BD7">
        <w:tc>
          <w:tcPr>
            <w:tcW w:w="3383" w:type="dxa"/>
          </w:tcPr>
          <w:p w14:paraId="59D08F78" w14:textId="77777777" w:rsidR="00681B9E" w:rsidRDefault="00681B9E" w:rsidP="001F0BD7">
            <w:pPr>
              <w:jc w:val="left"/>
              <w:rPr>
                <w:rFonts w:ascii="Consolas" w:hAnsi="Consolas"/>
              </w:rPr>
            </w:pPr>
            <w:proofErr w:type="spellStart"/>
            <w:r>
              <w:rPr>
                <w:rFonts w:ascii="Consolas" w:hAnsi="Consolas"/>
              </w:rPr>
              <w:t>gsn.all</w:t>
            </w:r>
            <w:proofErr w:type="spellEnd"/>
            <w:r>
              <w:rPr>
                <w:rFonts w:ascii="Consolas" w:hAnsi="Consolas"/>
              </w:rPr>
              <w:t xml:space="preserve"> </w:t>
            </w:r>
          </w:p>
        </w:tc>
        <w:tc>
          <w:tcPr>
            <w:tcW w:w="6013" w:type="dxa"/>
          </w:tcPr>
          <w:p w14:paraId="311CD552" w14:textId="77777777"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14:paraId="6EE94DC9" w14:textId="77777777" w:rsidTr="001F0BD7">
        <w:tc>
          <w:tcPr>
            <w:tcW w:w="3383" w:type="dxa"/>
          </w:tcPr>
          <w:p w14:paraId="72880438" w14:textId="77777777" w:rsidR="00681B9E" w:rsidRDefault="00681B9E" w:rsidP="001F0BD7">
            <w:pPr>
              <w:jc w:val="left"/>
              <w:rPr>
                <w:rFonts w:ascii="Consolas" w:hAnsi="Consolas"/>
              </w:rPr>
            </w:pPr>
            <w:proofErr w:type="spellStart"/>
            <w:proofErr w:type="gramStart"/>
            <w:r>
              <w:rPr>
                <w:rFonts w:ascii="Consolas" w:hAnsi="Consolas"/>
              </w:rPr>
              <w:t>gsn.nodes</w:t>
            </w:r>
            <w:proofErr w:type="spellEnd"/>
            <w:proofErr w:type="gramEnd"/>
          </w:p>
        </w:tc>
        <w:tc>
          <w:tcPr>
            <w:tcW w:w="6013" w:type="dxa"/>
          </w:tcPr>
          <w:p w14:paraId="6716C0A4" w14:textId="77777777" w:rsidR="00681B9E" w:rsidRPr="00CD6F72" w:rsidRDefault="00681B9E" w:rsidP="001F0BD7">
            <w:pPr>
              <w:rPr>
                <w:rFonts w:cs="Times New Roman"/>
                <w:i/>
              </w:rPr>
            </w:pPr>
            <w:r w:rsidRPr="00681B9E">
              <w:rPr>
                <w:rFonts w:cs="Times New Roman"/>
              </w:rPr>
              <w:t>Returns all node elements</w:t>
            </w:r>
          </w:p>
        </w:tc>
      </w:tr>
      <w:tr w:rsidR="00681B9E" w14:paraId="3034CE07" w14:textId="77777777" w:rsidTr="001F0BD7">
        <w:tc>
          <w:tcPr>
            <w:tcW w:w="3383" w:type="dxa"/>
          </w:tcPr>
          <w:p w14:paraId="0759FBAE" w14:textId="77777777" w:rsidR="00681B9E" w:rsidRDefault="00681B9E" w:rsidP="001F0BD7">
            <w:pPr>
              <w:jc w:val="left"/>
              <w:rPr>
                <w:rFonts w:ascii="Consolas" w:hAnsi="Consolas"/>
              </w:rPr>
            </w:pPr>
            <w:proofErr w:type="spellStart"/>
            <w:proofErr w:type="gramStart"/>
            <w:r>
              <w:rPr>
                <w:rFonts w:ascii="Consolas" w:hAnsi="Consolas"/>
              </w:rPr>
              <w:t>gsn.links</w:t>
            </w:r>
            <w:proofErr w:type="spellEnd"/>
            <w:proofErr w:type="gramEnd"/>
          </w:p>
        </w:tc>
        <w:tc>
          <w:tcPr>
            <w:tcW w:w="6013" w:type="dxa"/>
          </w:tcPr>
          <w:p w14:paraId="2218E5CE" w14:textId="77777777" w:rsidR="00681B9E" w:rsidRPr="00B676D3" w:rsidRDefault="00681B9E" w:rsidP="001F0BD7">
            <w:pPr>
              <w:rPr>
                <w:rFonts w:cs="Times New Roman"/>
              </w:rPr>
            </w:pPr>
            <w:r w:rsidRPr="00681B9E">
              <w:rPr>
                <w:rFonts w:cs="Times New Roman"/>
              </w:rPr>
              <w:t>Returns all link elements</w:t>
            </w:r>
          </w:p>
        </w:tc>
      </w:tr>
      <w:tr w:rsidR="00681B9E" w14:paraId="125C5929" w14:textId="77777777" w:rsidTr="001F0BD7">
        <w:tc>
          <w:tcPr>
            <w:tcW w:w="3383" w:type="dxa"/>
          </w:tcPr>
          <w:p w14:paraId="74D0B33D" w14:textId="77777777" w:rsidR="00681B9E" w:rsidRDefault="00681B9E" w:rsidP="001F0BD7">
            <w:pPr>
              <w:rPr>
                <w:rFonts w:ascii="Consolas" w:hAnsi="Consolas"/>
              </w:rPr>
            </w:pPr>
            <w:proofErr w:type="spellStart"/>
            <w:proofErr w:type="gramStart"/>
            <w:r>
              <w:rPr>
                <w:rFonts w:ascii="Consolas" w:hAnsi="Consolas"/>
              </w:rPr>
              <w:t>gsn.goal</w:t>
            </w:r>
            <w:proofErr w:type="spellEnd"/>
            <w:proofErr w:type="gramEnd"/>
          </w:p>
        </w:tc>
        <w:tc>
          <w:tcPr>
            <w:tcW w:w="6013" w:type="dxa"/>
          </w:tcPr>
          <w:p w14:paraId="05791D0E" w14:textId="77777777"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14:paraId="38D27139" w14:textId="77777777" w:rsidTr="001F0BD7">
        <w:tc>
          <w:tcPr>
            <w:tcW w:w="3383" w:type="dxa"/>
          </w:tcPr>
          <w:p w14:paraId="7BD540C6" w14:textId="77777777" w:rsidR="00681B9E" w:rsidRDefault="00681B9E" w:rsidP="00681B9E">
            <w:pPr>
              <w:rPr>
                <w:rFonts w:ascii="Consolas" w:hAnsi="Consolas"/>
              </w:rPr>
            </w:pPr>
            <w:proofErr w:type="spellStart"/>
            <w:proofErr w:type="gramStart"/>
            <w:r>
              <w:rPr>
                <w:rFonts w:ascii="Consolas" w:hAnsi="Consolas"/>
              </w:rPr>
              <w:t>gsn.strategy</w:t>
            </w:r>
            <w:proofErr w:type="spellEnd"/>
            <w:proofErr w:type="gramEnd"/>
          </w:p>
        </w:tc>
        <w:tc>
          <w:tcPr>
            <w:tcW w:w="6013" w:type="dxa"/>
          </w:tcPr>
          <w:p w14:paraId="3F22E5B0" w14:textId="77777777" w:rsidR="00681B9E" w:rsidRDefault="00681B9E" w:rsidP="00681B9E">
            <w:r w:rsidRPr="00890890">
              <w:t xml:space="preserve">Returns all </w:t>
            </w:r>
            <w:r>
              <w:t>Strategy</w:t>
            </w:r>
            <w:r w:rsidRPr="00890890">
              <w:t xml:space="preserve"> elements</w:t>
            </w:r>
          </w:p>
        </w:tc>
      </w:tr>
      <w:tr w:rsidR="00681B9E" w14:paraId="475CBB00" w14:textId="77777777" w:rsidTr="001F0BD7">
        <w:tc>
          <w:tcPr>
            <w:tcW w:w="3383" w:type="dxa"/>
          </w:tcPr>
          <w:p w14:paraId="7C4E5AD7" w14:textId="77777777" w:rsidR="00681B9E" w:rsidRDefault="00681B9E" w:rsidP="00681B9E">
            <w:pPr>
              <w:rPr>
                <w:rFonts w:ascii="Consolas" w:hAnsi="Consolas"/>
              </w:rPr>
            </w:pPr>
            <w:proofErr w:type="spellStart"/>
            <w:proofErr w:type="gramStart"/>
            <w:r>
              <w:rPr>
                <w:rFonts w:ascii="Consolas" w:hAnsi="Consolas"/>
              </w:rPr>
              <w:t>gsn.solution</w:t>
            </w:r>
            <w:proofErr w:type="spellEnd"/>
            <w:proofErr w:type="gramEnd"/>
          </w:p>
        </w:tc>
        <w:tc>
          <w:tcPr>
            <w:tcW w:w="6013" w:type="dxa"/>
          </w:tcPr>
          <w:p w14:paraId="64FFE0B7" w14:textId="77777777" w:rsidR="00681B9E" w:rsidRDefault="00681B9E" w:rsidP="00681B9E">
            <w:r w:rsidRPr="00890890">
              <w:t xml:space="preserve">Returns all </w:t>
            </w:r>
            <w:r>
              <w:t>Solution</w:t>
            </w:r>
            <w:r w:rsidRPr="00890890">
              <w:t xml:space="preserve"> elements</w:t>
            </w:r>
          </w:p>
        </w:tc>
      </w:tr>
      <w:tr w:rsidR="00681B9E" w14:paraId="18C9032B" w14:textId="77777777" w:rsidTr="001F0BD7">
        <w:tc>
          <w:tcPr>
            <w:tcW w:w="3383" w:type="dxa"/>
          </w:tcPr>
          <w:p w14:paraId="4B7EC5C4" w14:textId="77777777" w:rsidR="00681B9E" w:rsidRDefault="00681B9E" w:rsidP="00681B9E">
            <w:pPr>
              <w:rPr>
                <w:rFonts w:ascii="Consolas" w:hAnsi="Consolas"/>
              </w:rPr>
            </w:pPr>
            <w:proofErr w:type="spellStart"/>
            <w:proofErr w:type="gramStart"/>
            <w:r>
              <w:rPr>
                <w:rFonts w:ascii="Consolas" w:hAnsi="Consolas"/>
              </w:rPr>
              <w:t>gsn.context</w:t>
            </w:r>
            <w:proofErr w:type="spellEnd"/>
            <w:proofErr w:type="gramEnd"/>
          </w:p>
        </w:tc>
        <w:tc>
          <w:tcPr>
            <w:tcW w:w="6013" w:type="dxa"/>
          </w:tcPr>
          <w:p w14:paraId="5975D714" w14:textId="77777777" w:rsidR="00681B9E" w:rsidRDefault="00681B9E" w:rsidP="00681B9E">
            <w:r w:rsidRPr="00890890">
              <w:t xml:space="preserve">Returns all </w:t>
            </w:r>
            <w:r>
              <w:t>Context</w:t>
            </w:r>
            <w:r w:rsidRPr="00890890">
              <w:t xml:space="preserve"> elements</w:t>
            </w:r>
          </w:p>
        </w:tc>
      </w:tr>
      <w:tr w:rsidR="00681B9E" w14:paraId="5DFB1108" w14:textId="77777777" w:rsidTr="001F0BD7">
        <w:tc>
          <w:tcPr>
            <w:tcW w:w="3383" w:type="dxa"/>
          </w:tcPr>
          <w:p w14:paraId="728B477C" w14:textId="77777777" w:rsidR="00681B9E" w:rsidRDefault="00681B9E" w:rsidP="00681B9E">
            <w:pPr>
              <w:rPr>
                <w:rFonts w:ascii="Consolas" w:hAnsi="Consolas"/>
              </w:rPr>
            </w:pPr>
            <w:proofErr w:type="spellStart"/>
            <w:proofErr w:type="gramStart"/>
            <w:r>
              <w:rPr>
                <w:rFonts w:ascii="Consolas" w:hAnsi="Consolas"/>
              </w:rPr>
              <w:t>gsn.assumption</w:t>
            </w:r>
            <w:proofErr w:type="spellEnd"/>
            <w:proofErr w:type="gramEnd"/>
          </w:p>
        </w:tc>
        <w:tc>
          <w:tcPr>
            <w:tcW w:w="6013" w:type="dxa"/>
          </w:tcPr>
          <w:p w14:paraId="64424918" w14:textId="77777777" w:rsidR="00681B9E" w:rsidRDefault="00681B9E" w:rsidP="00681B9E">
            <w:r w:rsidRPr="00890890">
              <w:t xml:space="preserve">Returns all </w:t>
            </w:r>
            <w:r>
              <w:t>Assumption</w:t>
            </w:r>
            <w:r w:rsidRPr="00890890">
              <w:t xml:space="preserve"> elements</w:t>
            </w:r>
          </w:p>
        </w:tc>
      </w:tr>
      <w:tr w:rsidR="00681B9E" w14:paraId="5DB34E55" w14:textId="77777777" w:rsidTr="001F0BD7">
        <w:tc>
          <w:tcPr>
            <w:tcW w:w="3383" w:type="dxa"/>
          </w:tcPr>
          <w:p w14:paraId="03C94EA7" w14:textId="77777777" w:rsidR="00681B9E" w:rsidRDefault="00681B9E" w:rsidP="00681B9E">
            <w:pPr>
              <w:rPr>
                <w:rFonts w:ascii="Consolas" w:hAnsi="Consolas"/>
              </w:rPr>
            </w:pPr>
            <w:proofErr w:type="spellStart"/>
            <w:proofErr w:type="gramStart"/>
            <w:r>
              <w:rPr>
                <w:rFonts w:ascii="Consolas" w:hAnsi="Consolas"/>
              </w:rPr>
              <w:t>gsn.justification</w:t>
            </w:r>
            <w:proofErr w:type="spellEnd"/>
            <w:proofErr w:type="gramEnd"/>
          </w:p>
        </w:tc>
        <w:tc>
          <w:tcPr>
            <w:tcW w:w="6013" w:type="dxa"/>
          </w:tcPr>
          <w:p w14:paraId="5CDB21FA" w14:textId="77777777" w:rsidR="00681B9E" w:rsidRDefault="00681B9E" w:rsidP="00681B9E">
            <w:r w:rsidRPr="00890890">
              <w:t xml:space="preserve">Returns all </w:t>
            </w:r>
            <w:r>
              <w:t xml:space="preserve">Justification </w:t>
            </w:r>
            <w:r w:rsidRPr="00890890">
              <w:t>elements</w:t>
            </w:r>
          </w:p>
        </w:tc>
      </w:tr>
      <w:tr w:rsidR="00681B9E" w14:paraId="4B5399BA" w14:textId="77777777" w:rsidTr="001F0BD7">
        <w:tc>
          <w:tcPr>
            <w:tcW w:w="3383" w:type="dxa"/>
          </w:tcPr>
          <w:p w14:paraId="42D0FCE7" w14:textId="77777777" w:rsidR="00681B9E" w:rsidRDefault="00681B9E" w:rsidP="00681B9E">
            <w:pPr>
              <w:rPr>
                <w:rFonts w:ascii="Consolas" w:hAnsi="Consolas"/>
              </w:rPr>
            </w:pPr>
            <w:proofErr w:type="spellStart"/>
            <w:proofErr w:type="gramStart"/>
            <w:r>
              <w:rPr>
                <w:rFonts w:ascii="Consolas" w:hAnsi="Consolas"/>
              </w:rPr>
              <w:t>gsn.assertedcontext</w:t>
            </w:r>
            <w:proofErr w:type="spellEnd"/>
            <w:proofErr w:type="gramEnd"/>
          </w:p>
        </w:tc>
        <w:tc>
          <w:tcPr>
            <w:tcW w:w="6013" w:type="dxa"/>
          </w:tcPr>
          <w:p w14:paraId="66830494" w14:textId="77777777" w:rsidR="00681B9E" w:rsidRDefault="00681B9E" w:rsidP="00681B9E">
            <w:r w:rsidRPr="00890890">
              <w:t xml:space="preserve">Returns all </w:t>
            </w:r>
            <w:r>
              <w:t xml:space="preserve">Asserted Context (link) </w:t>
            </w:r>
            <w:r w:rsidRPr="00890890">
              <w:t>elements</w:t>
            </w:r>
          </w:p>
        </w:tc>
      </w:tr>
      <w:tr w:rsidR="00681B9E" w14:paraId="59F6AF23" w14:textId="77777777" w:rsidTr="001F0BD7">
        <w:tc>
          <w:tcPr>
            <w:tcW w:w="3383" w:type="dxa"/>
          </w:tcPr>
          <w:p w14:paraId="613D46FD" w14:textId="77777777" w:rsidR="00681B9E" w:rsidRDefault="00681B9E" w:rsidP="00681B9E">
            <w:pPr>
              <w:rPr>
                <w:rFonts w:ascii="Consolas" w:hAnsi="Consolas"/>
              </w:rPr>
            </w:pPr>
            <w:proofErr w:type="spellStart"/>
            <w:proofErr w:type="gramStart"/>
            <w:r>
              <w:rPr>
                <w:rFonts w:ascii="Consolas" w:hAnsi="Consolas"/>
              </w:rPr>
              <w:t>gsn.assertedinference</w:t>
            </w:r>
            <w:proofErr w:type="spellEnd"/>
            <w:proofErr w:type="gramEnd"/>
          </w:p>
        </w:tc>
        <w:tc>
          <w:tcPr>
            <w:tcW w:w="6013" w:type="dxa"/>
          </w:tcPr>
          <w:p w14:paraId="06D950A0" w14:textId="77777777" w:rsidR="00681B9E" w:rsidRDefault="00681B9E" w:rsidP="00681B9E">
            <w:r w:rsidRPr="00890890">
              <w:t xml:space="preserve">Returns all </w:t>
            </w:r>
            <w:r>
              <w:t xml:space="preserve">Asserted Inference (link) </w:t>
            </w:r>
            <w:r w:rsidRPr="00890890">
              <w:t>elements</w:t>
            </w:r>
          </w:p>
        </w:tc>
      </w:tr>
      <w:tr w:rsidR="00681B9E" w14:paraId="5D84C879" w14:textId="77777777" w:rsidTr="001F0BD7">
        <w:tc>
          <w:tcPr>
            <w:tcW w:w="3383" w:type="dxa"/>
          </w:tcPr>
          <w:p w14:paraId="67A9C793" w14:textId="77777777" w:rsidR="00681B9E" w:rsidRDefault="00681B9E" w:rsidP="00681B9E">
            <w:pPr>
              <w:rPr>
                <w:rFonts w:ascii="Consolas" w:hAnsi="Consolas"/>
              </w:rPr>
            </w:pPr>
            <w:proofErr w:type="spellStart"/>
            <w:proofErr w:type="gramStart"/>
            <w:r>
              <w:rPr>
                <w:rFonts w:ascii="Consolas" w:hAnsi="Consolas"/>
              </w:rPr>
              <w:t>gsn.assertedevidence</w:t>
            </w:r>
            <w:proofErr w:type="spellEnd"/>
            <w:proofErr w:type="gramEnd"/>
          </w:p>
        </w:tc>
        <w:tc>
          <w:tcPr>
            <w:tcW w:w="6013" w:type="dxa"/>
          </w:tcPr>
          <w:p w14:paraId="775A47E3" w14:textId="77777777" w:rsidR="00681B9E" w:rsidRDefault="00681B9E" w:rsidP="009F0804">
            <w:pPr>
              <w:keepNext/>
            </w:pPr>
            <w:r w:rsidRPr="00890890">
              <w:t xml:space="preserve">Returns all </w:t>
            </w:r>
            <w:r>
              <w:t xml:space="preserve">Asserted Evidence (link) </w:t>
            </w:r>
            <w:r w:rsidRPr="00890890">
              <w:t>elements</w:t>
            </w:r>
          </w:p>
        </w:tc>
      </w:tr>
    </w:tbl>
    <w:p w14:paraId="4A0BB148" w14:textId="77777777" w:rsidR="009941F0" w:rsidRDefault="009F0804" w:rsidP="009941F0">
      <w:pPr>
        <w:pStyle w:val="Caption"/>
        <w:rPr>
          <w:noProof/>
        </w:rPr>
      </w:pPr>
      <w:r>
        <w:t xml:space="preserve">Table </w:t>
      </w:r>
      <w:fldSimple w:instr=" SEQ Table \* ARABIC ">
        <w:r w:rsidR="006A1561">
          <w:rPr>
            <w:noProof/>
          </w:rPr>
          <w:t>7</w:t>
        </w:r>
      </w:fldSimple>
      <w:r>
        <w:t xml:space="preserve">: </w:t>
      </w:r>
      <w:proofErr w:type="spellStart"/>
      <w:r>
        <w:t>Astah</w:t>
      </w:r>
      <w:proofErr w:type="spellEnd"/>
      <w:r>
        <w:t xml:space="preserve"> GSN Driver Multiple Element (List) </w:t>
      </w:r>
      <w:r>
        <w:rPr>
          <w:noProof/>
        </w:rPr>
        <w:t>Getters</w:t>
      </w:r>
    </w:p>
    <w:p w14:paraId="3D9D0381" w14:textId="77777777" w:rsidR="00181FA3" w:rsidRPr="00181FA3" w:rsidRDefault="00181FA3" w:rsidP="00181FA3"/>
    <w:p w14:paraId="4B9C385D" w14:textId="77777777" w:rsidR="007F3A4D" w:rsidRDefault="007F3A4D" w:rsidP="007F3A4D">
      <w:r>
        <w:t xml:space="preserve">Some of the getters could be combined differently. For example, </w:t>
      </w:r>
      <w:proofErr w:type="spellStart"/>
      <w:proofErr w:type="gramStart"/>
      <w:r w:rsidRPr="00674CE1">
        <w:rPr>
          <w:rFonts w:ascii="Consolas" w:hAnsi="Consolas"/>
          <w:i/>
        </w:rPr>
        <w:t>gsn.goal</w:t>
      </w:r>
      <w:proofErr w:type="gramEnd"/>
      <w:r w:rsidRPr="00674CE1">
        <w:rPr>
          <w:rFonts w:ascii="Consolas" w:hAnsi="Consolas"/>
          <w:i/>
        </w:rPr>
        <w:t>.last.content.println</w:t>
      </w:r>
      <w:proofErr w:type="spellEnd"/>
      <w:r w:rsidRPr="00674CE1">
        <w:rPr>
          <w:rFonts w:ascii="Consolas" w:hAnsi="Consolas"/>
          <w:i/>
        </w:rPr>
        <w:t>()</w:t>
      </w:r>
      <w:r>
        <w:t xml:space="preserve"> and </w:t>
      </w:r>
      <w:proofErr w:type="spellStart"/>
      <w:r w:rsidRPr="00674CE1">
        <w:rPr>
          <w:rFonts w:ascii="Consolas" w:hAnsi="Consolas"/>
          <w:i/>
        </w:rPr>
        <w:t>gsn.goal.content.last.println</w:t>
      </w:r>
      <w:proofErr w:type="spellEnd"/>
      <w:r w:rsidRPr="00674CE1">
        <w:rPr>
          <w:rFonts w:ascii="Consolas" w:hAnsi="Consolas"/>
          <w:i/>
        </w:rPr>
        <w:t>()</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14:paraId="432B3315" w14:textId="77777777" w:rsidR="005F2D33" w:rsidRDefault="005F2D33" w:rsidP="007F3A4D"/>
    <w:p w14:paraId="6B538AA9" w14:textId="77777777" w:rsidR="007F3A4D" w:rsidRDefault="007F3A4D" w:rsidP="00312FE2">
      <w:pPr>
        <w:pStyle w:val="Heading3"/>
        <w:numPr>
          <w:ilvl w:val="2"/>
          <w:numId w:val="1"/>
        </w:numPr>
      </w:pPr>
      <w:bookmarkStart w:id="156" w:name="_Toc46500788"/>
      <w:r w:rsidRPr="00312FE2">
        <w:t xml:space="preserve">Updating GSN </w:t>
      </w:r>
      <w:r w:rsidR="00E8656D">
        <w:t>M</w:t>
      </w:r>
      <w:r w:rsidRPr="00312FE2">
        <w:t>odels with EOL</w:t>
      </w:r>
      <w:bookmarkEnd w:id="156"/>
    </w:p>
    <w:p w14:paraId="7EFB7405" w14:textId="77777777" w:rsidR="00BA5394" w:rsidRPr="00BA5394" w:rsidRDefault="00BA5394" w:rsidP="00BA5394"/>
    <w:p w14:paraId="0F9EE31F" w14:textId="77777777" w:rsidR="007F3A4D" w:rsidRDefault="007F3A4D" w:rsidP="007F3A4D">
      <w:r>
        <w:t xml:space="preserve">Updating elements </w:t>
      </w:r>
      <w:del w:id="157" w:author="Paige, Richard" w:date="2020-07-29T16:56:00Z">
        <w:r w:rsidDel="00B667E9">
          <w:delText xml:space="preserve">command </w:delText>
        </w:r>
      </w:del>
      <w:ins w:id="158" w:author="Paige, Richard" w:date="2020-07-29T16:56:00Z">
        <w:r w:rsidR="00B667E9">
          <w:t xml:space="preserve">will involve </w:t>
        </w:r>
      </w:ins>
      <w:r>
        <w:t>call</w:t>
      </w:r>
      <w:ins w:id="159" w:author="Paige, Richard" w:date="2020-07-29T16:56:00Z">
        <w:r w:rsidR="00B667E9">
          <w:t>ing</w:t>
        </w:r>
      </w:ins>
      <w:r>
        <w:t xml:space="preserve"> setter class functions. Most of the element attributes can be set via </w:t>
      </w:r>
      <w:r w:rsidR="009C20A0">
        <w:t xml:space="preserve">the </w:t>
      </w:r>
      <w:r>
        <w:t xml:space="preserve">below commands. Getter and setter commands are the same. The only difference is </w:t>
      </w:r>
      <w:r>
        <w:lastRenderedPageBreak/>
        <w:t>setters</w:t>
      </w:r>
      <w:r w:rsidR="009941F0">
        <w:t xml:space="preserve"> </w:t>
      </w:r>
      <w:r>
        <w:t xml:space="preserve">require “=” character and new value after equals character. </w:t>
      </w:r>
      <w:r w:rsidR="003E17FF">
        <w:t xml:space="preserve">Table 8 indicates a </w:t>
      </w:r>
      <w:ins w:id="160" w:author="Paige, Richard" w:date="2020-07-29T16:56:00Z">
        <w:r w:rsidR="00B667E9">
          <w:t>selection of the</w:t>
        </w:r>
      </w:ins>
      <w:del w:id="161" w:author="Paige, Richard" w:date="2020-07-29T16:56:00Z">
        <w:r w:rsidR="003E17FF" w:rsidDel="00B667E9">
          <w:delText>few</w:delText>
        </w:r>
      </w:del>
      <w:r w:rsidR="003E17FF">
        <w:t xml:space="preserve"> element update commands </w:t>
      </w:r>
      <w:ins w:id="162" w:author="Paige, Richard" w:date="2020-07-29T16:56:00Z">
        <w:r w:rsidR="00B667E9">
          <w:t xml:space="preserve">available </w:t>
        </w:r>
      </w:ins>
      <w:r w:rsidR="003E17FF">
        <w:t xml:space="preserve">in </w:t>
      </w:r>
      <w:ins w:id="163" w:author="Paige, Richard" w:date="2020-07-29T16:56:00Z">
        <w:r w:rsidR="00B667E9">
          <w:t xml:space="preserve">the </w:t>
        </w:r>
      </w:ins>
      <w:proofErr w:type="spellStart"/>
      <w:r w:rsidR="003E17FF">
        <w:t>Astah</w:t>
      </w:r>
      <w:proofErr w:type="spellEnd"/>
      <w:r w:rsidR="003E17FF">
        <w:t xml:space="preserve"> GSN driver.</w:t>
      </w:r>
    </w:p>
    <w:p w14:paraId="5D7BE71D" w14:textId="77777777" w:rsidR="00236951" w:rsidRDefault="00236951" w:rsidP="007F3A4D"/>
    <w:tbl>
      <w:tblPr>
        <w:tblStyle w:val="TableGrid"/>
        <w:tblW w:w="0" w:type="auto"/>
        <w:tblLook w:val="04A0" w:firstRow="1" w:lastRow="0" w:firstColumn="1" w:lastColumn="0" w:noHBand="0" w:noVBand="1"/>
      </w:tblPr>
      <w:tblGrid>
        <w:gridCol w:w="3681"/>
        <w:gridCol w:w="1559"/>
        <w:gridCol w:w="4156"/>
      </w:tblGrid>
      <w:tr w:rsidR="007F3A4D" w14:paraId="65274DFE" w14:textId="77777777" w:rsidTr="00E44B33">
        <w:tc>
          <w:tcPr>
            <w:tcW w:w="3681" w:type="dxa"/>
            <w:shd w:val="clear" w:color="auto" w:fill="28B4C8"/>
          </w:tcPr>
          <w:p w14:paraId="755E2EFB" w14:textId="77777777" w:rsidR="007F3A4D" w:rsidRPr="004A18DE" w:rsidRDefault="007F3A4D" w:rsidP="00082445">
            <w:pPr>
              <w:jc w:val="center"/>
              <w:rPr>
                <w:b/>
              </w:rPr>
            </w:pPr>
            <w:r w:rsidRPr="004A18DE">
              <w:rPr>
                <w:b/>
              </w:rPr>
              <w:t>Setter Commands</w:t>
            </w:r>
          </w:p>
        </w:tc>
        <w:tc>
          <w:tcPr>
            <w:tcW w:w="1559" w:type="dxa"/>
            <w:shd w:val="clear" w:color="auto" w:fill="28B4C8"/>
          </w:tcPr>
          <w:p w14:paraId="393D3F28" w14:textId="77777777" w:rsidR="007F3A4D" w:rsidRPr="004A18DE" w:rsidRDefault="007F3A4D" w:rsidP="00082445">
            <w:pPr>
              <w:jc w:val="center"/>
              <w:rPr>
                <w:b/>
              </w:rPr>
            </w:pPr>
            <w:r>
              <w:rPr>
                <w:b/>
              </w:rPr>
              <w:t>Type</w:t>
            </w:r>
          </w:p>
        </w:tc>
        <w:tc>
          <w:tcPr>
            <w:tcW w:w="4156" w:type="dxa"/>
            <w:shd w:val="clear" w:color="auto" w:fill="28B4C8"/>
          </w:tcPr>
          <w:p w14:paraId="7DACB1A0" w14:textId="77777777" w:rsidR="007F3A4D" w:rsidRPr="004A18DE" w:rsidRDefault="007F3A4D" w:rsidP="00082445">
            <w:pPr>
              <w:jc w:val="center"/>
              <w:rPr>
                <w:b/>
              </w:rPr>
            </w:pPr>
            <w:r w:rsidRPr="004A18DE">
              <w:rPr>
                <w:b/>
              </w:rPr>
              <w:t>Command Explanation</w:t>
            </w:r>
          </w:p>
        </w:tc>
      </w:tr>
      <w:tr w:rsidR="007F3A4D" w14:paraId="45833631" w14:textId="77777777" w:rsidTr="00082445">
        <w:tc>
          <w:tcPr>
            <w:tcW w:w="3681" w:type="dxa"/>
          </w:tcPr>
          <w:p w14:paraId="2FE807AE" w14:textId="77777777" w:rsidR="007F3A4D" w:rsidRPr="004A18DE" w:rsidRDefault="0016189F" w:rsidP="00082445">
            <w:pPr>
              <w:jc w:val="left"/>
              <w:rPr>
                <w:rFonts w:ascii="Consolas" w:hAnsi="Consolas"/>
              </w:rPr>
            </w:pPr>
            <w:proofErr w:type="gramStart"/>
            <w:r>
              <w:rPr>
                <w:rFonts w:ascii="Consolas" w:hAnsi="Consolas"/>
              </w:rPr>
              <w:t>g</w:t>
            </w:r>
            <w:r w:rsidR="007F3A4D" w:rsidRPr="004A18DE">
              <w:rPr>
                <w:rFonts w:ascii="Consolas" w:hAnsi="Consolas"/>
              </w:rPr>
              <w:t>sn.</w:t>
            </w:r>
            <w:r w:rsidR="007F3A4D">
              <w:rPr>
                <w:rFonts w:ascii="Consolas" w:hAnsi="Consolas"/>
              </w:rPr>
              <w:t>sn13.content</w:t>
            </w:r>
            <w:proofErr w:type="gramEnd"/>
            <w:r w:rsidR="007F3A4D">
              <w:rPr>
                <w:rFonts w:ascii="Consolas" w:hAnsi="Consolas"/>
              </w:rPr>
              <w:t xml:space="preserve"> = “New content”;</w:t>
            </w:r>
          </w:p>
        </w:tc>
        <w:tc>
          <w:tcPr>
            <w:tcW w:w="1559" w:type="dxa"/>
          </w:tcPr>
          <w:p w14:paraId="737B6218" w14:textId="77777777" w:rsidR="007F3A4D" w:rsidRDefault="007F3A4D" w:rsidP="00082445">
            <w:r>
              <w:t>String</w:t>
            </w:r>
          </w:p>
        </w:tc>
        <w:tc>
          <w:tcPr>
            <w:tcW w:w="4156" w:type="dxa"/>
          </w:tcPr>
          <w:p w14:paraId="5F6F2249" w14:textId="77777777" w:rsidR="007F3A4D" w:rsidRDefault="007F3A4D" w:rsidP="00082445">
            <w:r>
              <w:t xml:space="preserve">Updates </w:t>
            </w:r>
            <w:r w:rsidR="009C20A0">
              <w:t xml:space="preserve">the </w:t>
            </w:r>
            <w:r>
              <w:t>given element’s content value</w:t>
            </w:r>
          </w:p>
        </w:tc>
      </w:tr>
      <w:tr w:rsidR="007F3A4D" w14:paraId="270E3BA1" w14:textId="77777777" w:rsidTr="00082445">
        <w:tc>
          <w:tcPr>
            <w:tcW w:w="3681" w:type="dxa"/>
          </w:tcPr>
          <w:p w14:paraId="55C2D050"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14:paraId="2DBE7716" w14:textId="77777777" w:rsidR="007F3A4D" w:rsidRDefault="007F3A4D" w:rsidP="00082445">
            <w:r>
              <w:t>String</w:t>
            </w:r>
          </w:p>
        </w:tc>
        <w:tc>
          <w:tcPr>
            <w:tcW w:w="4156" w:type="dxa"/>
          </w:tcPr>
          <w:p w14:paraId="7EEB61A7" w14:textId="77777777" w:rsidR="007F3A4D" w:rsidRDefault="007F3A4D" w:rsidP="00082445">
            <w:r>
              <w:t xml:space="preserve">Updates </w:t>
            </w:r>
            <w:r w:rsidR="00826E69">
              <w:t xml:space="preserve">the </w:t>
            </w:r>
            <w:r>
              <w:t>given element’s ID (ID attributes must be unique!)</w:t>
            </w:r>
          </w:p>
        </w:tc>
      </w:tr>
      <w:tr w:rsidR="007F3A4D" w14:paraId="3DD8365F" w14:textId="77777777" w:rsidTr="00082445">
        <w:tc>
          <w:tcPr>
            <w:tcW w:w="3681" w:type="dxa"/>
          </w:tcPr>
          <w:p w14:paraId="681261FB"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14:paraId="2445D9DD" w14:textId="77777777" w:rsidR="007F3A4D" w:rsidRDefault="007F3A4D" w:rsidP="00082445">
            <w:r>
              <w:t>String</w:t>
            </w:r>
          </w:p>
        </w:tc>
        <w:tc>
          <w:tcPr>
            <w:tcW w:w="4156" w:type="dxa"/>
          </w:tcPr>
          <w:p w14:paraId="26C3BA8B" w14:textId="77777777" w:rsidR="007F3A4D" w:rsidRDefault="007F3A4D" w:rsidP="00082445">
            <w:r>
              <w:t xml:space="preserve">Updates given element’s </w:t>
            </w:r>
            <w:proofErr w:type="spellStart"/>
            <w:r>
              <w:t>xmi:id</w:t>
            </w:r>
            <w:proofErr w:type="spellEnd"/>
            <w:r>
              <w:t xml:space="preserve"> attribute. However, </w:t>
            </w:r>
            <w:proofErr w:type="spellStart"/>
            <w:r>
              <w:t>Astah</w:t>
            </w:r>
            <w:proofErr w:type="spellEnd"/>
            <w:r>
              <w:t xml:space="preserve"> GSN generates unique </w:t>
            </w:r>
            <w:proofErr w:type="spellStart"/>
            <w:r>
              <w:t>xmi:id</w:t>
            </w:r>
            <w:proofErr w:type="spellEnd"/>
            <w:r>
              <w:t xml:space="preserve"> values based on model and element location. </w:t>
            </w:r>
            <w:r w:rsidRPr="00233AD6">
              <w:t>Therefore, using this command can corrupt the model file.</w:t>
            </w:r>
          </w:p>
        </w:tc>
      </w:tr>
      <w:tr w:rsidR="007F3A4D" w14:paraId="73F38AE8" w14:textId="77777777" w:rsidTr="00082445">
        <w:tc>
          <w:tcPr>
            <w:tcW w:w="3681" w:type="dxa"/>
          </w:tcPr>
          <w:p w14:paraId="2AAAA61E" w14:textId="77777777"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proofErr w:type="spellStart"/>
            <w:proofErr w:type="gramStart"/>
            <w:r w:rsidR="007F3A4D" w:rsidRPr="00284EAC">
              <w:rPr>
                <w:rFonts w:ascii="Consolas" w:hAnsi="Consolas"/>
              </w:rPr>
              <w:t>ARM:ArgumentReasoning</w:t>
            </w:r>
            <w:proofErr w:type="spellEnd"/>
            <w:proofErr w:type="gramEnd"/>
            <w:r w:rsidR="007F3A4D">
              <w:rPr>
                <w:rFonts w:ascii="Consolas" w:hAnsi="Consolas"/>
              </w:rPr>
              <w:t>”;</w:t>
            </w:r>
          </w:p>
        </w:tc>
        <w:tc>
          <w:tcPr>
            <w:tcW w:w="1559" w:type="dxa"/>
          </w:tcPr>
          <w:p w14:paraId="6FB38AF0" w14:textId="77777777" w:rsidR="007F3A4D" w:rsidRDefault="007F3A4D" w:rsidP="00082445">
            <w:r>
              <w:t>String</w:t>
            </w:r>
          </w:p>
        </w:tc>
        <w:tc>
          <w:tcPr>
            <w:tcW w:w="4156" w:type="dxa"/>
          </w:tcPr>
          <w:p w14:paraId="55E60250" w14:textId="77777777" w:rsidR="007F3A4D" w:rsidRDefault="007F3A4D" w:rsidP="00082445">
            <w:r>
              <w:t xml:space="preserve">Updates given element’s </w:t>
            </w:r>
            <w:proofErr w:type="spellStart"/>
            <w:proofErr w:type="gramStart"/>
            <w:r>
              <w:t>xsi:type</w:t>
            </w:r>
            <w:proofErr w:type="spellEnd"/>
            <w:proofErr w:type="gramEnd"/>
            <w:r>
              <w:t xml:space="preserve"> attribute. Changing </w:t>
            </w:r>
            <w:proofErr w:type="spellStart"/>
            <w:proofErr w:type="gramStart"/>
            <w:r>
              <w:t>xsi:type</w:t>
            </w:r>
            <w:proofErr w:type="spellEnd"/>
            <w:proofErr w:type="gramEnd"/>
            <w:r>
              <w:t xml:space="preserve"> without changing id might corrupt model file.</w:t>
            </w:r>
          </w:p>
        </w:tc>
      </w:tr>
      <w:tr w:rsidR="007F3A4D" w14:paraId="4C24128D" w14:textId="77777777" w:rsidTr="00082445">
        <w:tc>
          <w:tcPr>
            <w:tcW w:w="3681" w:type="dxa"/>
          </w:tcPr>
          <w:p w14:paraId="6124C9EF" w14:textId="77777777" w:rsidR="007F3A4D" w:rsidRDefault="0016189F" w:rsidP="00082445">
            <w:pPr>
              <w:jc w:val="left"/>
              <w:rPr>
                <w:rFonts w:ascii="Consolas" w:hAnsi="Consolas"/>
              </w:rPr>
            </w:pPr>
            <w:r>
              <w:rPr>
                <w:rFonts w:ascii="Consolas" w:hAnsi="Consolas"/>
              </w:rPr>
              <w:t>g</w:t>
            </w:r>
            <w:r w:rsidR="007F3A4D">
              <w:rPr>
                <w:rFonts w:ascii="Consolas" w:hAnsi="Consolas"/>
              </w:rPr>
              <w:t>sn.t_s1_s_g</w:t>
            </w:r>
            <w:proofErr w:type="gramStart"/>
            <w:r w:rsidR="007F3A4D">
              <w:rPr>
                <w:rFonts w:ascii="Consolas" w:hAnsi="Consolas"/>
              </w:rPr>
              <w:t>1.target</w:t>
            </w:r>
            <w:proofErr w:type="gramEnd"/>
            <w:r w:rsidR="007F3A4D">
              <w:rPr>
                <w:rFonts w:ascii="Consolas" w:hAnsi="Consolas"/>
              </w:rPr>
              <w:t xml:space="preserve"> = gsn.sn7;</w:t>
            </w:r>
          </w:p>
        </w:tc>
        <w:tc>
          <w:tcPr>
            <w:tcW w:w="1559" w:type="dxa"/>
          </w:tcPr>
          <w:p w14:paraId="5B63C624" w14:textId="77777777" w:rsidR="007F3A4D" w:rsidRDefault="007F3A4D" w:rsidP="00082445">
            <w:r>
              <w:t>Node element</w:t>
            </w:r>
          </w:p>
        </w:tc>
        <w:tc>
          <w:tcPr>
            <w:tcW w:w="4156" w:type="dxa"/>
          </w:tcPr>
          <w:p w14:paraId="1DB537A2" w14:textId="77777777"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14:paraId="0EEC7E30" w14:textId="77777777" w:rsidTr="00082445">
        <w:tc>
          <w:tcPr>
            <w:tcW w:w="3681" w:type="dxa"/>
          </w:tcPr>
          <w:p w14:paraId="1EE876C1" w14:textId="77777777" w:rsidR="007F3A4D" w:rsidRDefault="0016189F" w:rsidP="00082445">
            <w:pPr>
              <w:jc w:val="left"/>
              <w:rPr>
                <w:rFonts w:ascii="Consolas" w:hAnsi="Consolas"/>
              </w:rPr>
            </w:pPr>
            <w:r>
              <w:rPr>
                <w:rFonts w:ascii="Consolas" w:hAnsi="Consolas"/>
              </w:rPr>
              <w:t>g</w:t>
            </w:r>
            <w:r w:rsidR="007F3A4D">
              <w:rPr>
                <w:rFonts w:ascii="Consolas" w:hAnsi="Consolas"/>
              </w:rPr>
              <w:t xml:space="preserve">sn.t_J1_s_G13.source = </w:t>
            </w:r>
            <w:proofErr w:type="gramStart"/>
            <w:r w:rsidR="007F3A4D">
              <w:rPr>
                <w:rFonts w:ascii="Consolas" w:hAnsi="Consolas"/>
              </w:rPr>
              <w:t>gsn.J</w:t>
            </w:r>
            <w:proofErr w:type="gramEnd"/>
            <w:r w:rsidR="007F3A4D">
              <w:rPr>
                <w:rFonts w:ascii="Consolas" w:hAnsi="Consolas"/>
              </w:rPr>
              <w:t>2;</w:t>
            </w:r>
          </w:p>
        </w:tc>
        <w:tc>
          <w:tcPr>
            <w:tcW w:w="1559" w:type="dxa"/>
          </w:tcPr>
          <w:p w14:paraId="5720812F" w14:textId="77777777" w:rsidR="007F3A4D" w:rsidRDefault="007F3A4D" w:rsidP="00082445">
            <w:r>
              <w:t>Node element</w:t>
            </w:r>
          </w:p>
        </w:tc>
        <w:tc>
          <w:tcPr>
            <w:tcW w:w="4156" w:type="dxa"/>
          </w:tcPr>
          <w:p w14:paraId="1508D553" w14:textId="77777777"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14:paraId="3B610368" w14:textId="77777777" w:rsidTr="00082445">
        <w:tc>
          <w:tcPr>
            <w:tcW w:w="3681" w:type="dxa"/>
          </w:tcPr>
          <w:p w14:paraId="21B1B149" w14:textId="77777777" w:rsidR="007F3A4D" w:rsidRDefault="0016189F" w:rsidP="00082445">
            <w:pPr>
              <w:jc w:val="left"/>
              <w:rPr>
                <w:rFonts w:ascii="Consolas" w:hAnsi="Consolas"/>
              </w:rPr>
            </w:pPr>
            <w:proofErr w:type="gramStart"/>
            <w:r>
              <w:rPr>
                <w:rFonts w:ascii="Consolas" w:hAnsi="Consolas"/>
              </w:rPr>
              <w:t>g</w:t>
            </w:r>
            <w:r w:rsidR="007F3A4D">
              <w:rPr>
                <w:rFonts w:ascii="Consolas" w:hAnsi="Consolas"/>
              </w:rPr>
              <w:t>sn.a12.gsntype</w:t>
            </w:r>
            <w:proofErr w:type="gramEnd"/>
            <w:r w:rsidR="007F3A4D">
              <w:rPr>
                <w:rFonts w:ascii="Consolas" w:hAnsi="Consolas"/>
              </w:rPr>
              <w:t xml:space="preserve"> = “goal”;</w:t>
            </w:r>
          </w:p>
        </w:tc>
        <w:tc>
          <w:tcPr>
            <w:tcW w:w="1559" w:type="dxa"/>
          </w:tcPr>
          <w:p w14:paraId="38EAF9B0" w14:textId="77777777" w:rsidR="007F3A4D" w:rsidRDefault="007F3A4D" w:rsidP="00082445">
            <w:r>
              <w:t>String</w:t>
            </w:r>
          </w:p>
        </w:tc>
        <w:tc>
          <w:tcPr>
            <w:tcW w:w="4156" w:type="dxa"/>
          </w:tcPr>
          <w:p w14:paraId="2979A94F" w14:textId="77777777" w:rsidR="007F3A4D" w:rsidRDefault="007F3A4D" w:rsidP="00082445">
            <w:pPr>
              <w:keepNext/>
            </w:pPr>
            <w:r>
              <w:t xml:space="preserve">Updates </w:t>
            </w:r>
            <w:r w:rsidR="00B10542">
              <w:t xml:space="preserve">the </w:t>
            </w:r>
            <w:r>
              <w:t xml:space="preserve">given element’s type attribute. Changing </w:t>
            </w:r>
            <w:proofErr w:type="spellStart"/>
            <w:proofErr w:type="gramStart"/>
            <w:r>
              <w:t>xsi:type</w:t>
            </w:r>
            <w:proofErr w:type="spellEnd"/>
            <w:proofErr w:type="gramEnd"/>
            <w:r>
              <w:t xml:space="preserve"> without changing id might corrupt model file.</w:t>
            </w:r>
          </w:p>
        </w:tc>
      </w:tr>
    </w:tbl>
    <w:p w14:paraId="13CC801B" w14:textId="77777777" w:rsidR="00236951" w:rsidRDefault="007F3A4D" w:rsidP="007341B9">
      <w:pPr>
        <w:pStyle w:val="Caption"/>
      </w:pPr>
      <w:r>
        <w:t xml:space="preserve">Table </w:t>
      </w:r>
      <w:fldSimple w:instr=" SEQ Table \* ARABIC ">
        <w:r w:rsidR="006A1561">
          <w:rPr>
            <w:noProof/>
          </w:rPr>
          <w:t>8</w:t>
        </w:r>
      </w:fldSimple>
      <w:r>
        <w:t xml:space="preserve">: </w:t>
      </w:r>
      <w:proofErr w:type="spellStart"/>
      <w:r w:rsidRPr="002A28CA">
        <w:t>Astah</w:t>
      </w:r>
      <w:proofErr w:type="spellEnd"/>
      <w:r w:rsidRPr="002A28CA">
        <w:t xml:space="preserve"> GSN Driver Element </w:t>
      </w:r>
      <w:r>
        <w:t>S</w:t>
      </w:r>
      <w:r w:rsidRPr="002A28CA">
        <w:t>etters</w:t>
      </w:r>
    </w:p>
    <w:p w14:paraId="275B3EB0" w14:textId="77777777" w:rsidR="009756AF" w:rsidRPr="009756AF" w:rsidRDefault="009756AF" w:rsidP="009756AF">
      <w:pPr>
        <w:rPr>
          <w:sz w:val="8"/>
        </w:rPr>
      </w:pPr>
    </w:p>
    <w:p w14:paraId="7280A639" w14:textId="77777777" w:rsidR="007F3A4D" w:rsidRDefault="007F3A4D" w:rsidP="00312FE2">
      <w:pPr>
        <w:pStyle w:val="Heading3"/>
        <w:numPr>
          <w:ilvl w:val="2"/>
          <w:numId w:val="1"/>
        </w:numPr>
      </w:pPr>
      <w:bookmarkStart w:id="164" w:name="_Toc46500789"/>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164"/>
    </w:p>
    <w:p w14:paraId="4C75D311" w14:textId="77777777" w:rsidR="00BA5394" w:rsidRPr="00BA5394" w:rsidRDefault="00BA5394" w:rsidP="00BA5394"/>
    <w:p w14:paraId="5F2EFE7A" w14:textId="77777777"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14:paraId="28E57D37" w14:textId="77777777" w:rsidR="00236951" w:rsidRDefault="00236951" w:rsidP="007F3A4D"/>
    <w:tbl>
      <w:tblPr>
        <w:tblStyle w:val="TableGrid"/>
        <w:tblW w:w="0" w:type="auto"/>
        <w:tblLook w:val="04A0" w:firstRow="1" w:lastRow="0" w:firstColumn="1" w:lastColumn="0" w:noHBand="0" w:noVBand="1"/>
      </w:tblPr>
      <w:tblGrid>
        <w:gridCol w:w="4698"/>
        <w:gridCol w:w="4698"/>
      </w:tblGrid>
      <w:tr w:rsidR="007F3A4D" w14:paraId="40975561" w14:textId="77777777" w:rsidTr="00E44B33">
        <w:tc>
          <w:tcPr>
            <w:tcW w:w="4698" w:type="dxa"/>
            <w:shd w:val="clear" w:color="auto" w:fill="28B4C8"/>
          </w:tcPr>
          <w:p w14:paraId="07017A3B" w14:textId="77777777" w:rsidR="007F3A4D" w:rsidRPr="0049347E" w:rsidRDefault="007F3A4D" w:rsidP="00082445">
            <w:pPr>
              <w:jc w:val="center"/>
              <w:rPr>
                <w:b/>
              </w:rPr>
            </w:pPr>
            <w:r w:rsidRPr="0049347E">
              <w:rPr>
                <w:b/>
              </w:rPr>
              <w:t>Creator Command</w:t>
            </w:r>
          </w:p>
        </w:tc>
        <w:tc>
          <w:tcPr>
            <w:tcW w:w="4698" w:type="dxa"/>
            <w:shd w:val="clear" w:color="auto" w:fill="28B4C8"/>
          </w:tcPr>
          <w:p w14:paraId="5EBAD557" w14:textId="77777777" w:rsidR="007F3A4D" w:rsidRPr="0049347E" w:rsidRDefault="007F3A4D" w:rsidP="00082445">
            <w:pPr>
              <w:jc w:val="center"/>
              <w:rPr>
                <w:b/>
              </w:rPr>
            </w:pPr>
            <w:r w:rsidRPr="0049347E">
              <w:rPr>
                <w:b/>
              </w:rPr>
              <w:t>Command Explanation</w:t>
            </w:r>
          </w:p>
        </w:tc>
      </w:tr>
      <w:tr w:rsidR="007F3A4D" w14:paraId="71EF6FA6" w14:textId="77777777" w:rsidTr="00082445">
        <w:tc>
          <w:tcPr>
            <w:tcW w:w="4698" w:type="dxa"/>
          </w:tcPr>
          <w:p w14:paraId="08B33DDD" w14:textId="77777777" w:rsidR="007F3A4D" w:rsidRPr="0049347E" w:rsidRDefault="007F3A4D" w:rsidP="00082445">
            <w:pPr>
              <w:rPr>
                <w:rFonts w:ascii="Consolas" w:hAnsi="Consolas"/>
              </w:rPr>
            </w:pPr>
            <w:r w:rsidRPr="0049347E">
              <w:rPr>
                <w:rFonts w:ascii="Consolas" w:hAnsi="Consolas"/>
              </w:rPr>
              <w:t xml:space="preserve">var </w:t>
            </w:r>
            <w:proofErr w:type="spellStart"/>
            <w:r w:rsidRPr="0049347E">
              <w:rPr>
                <w:rFonts w:ascii="Consolas" w:hAnsi="Consolas"/>
              </w:rPr>
              <w:t>newElement</w:t>
            </w:r>
            <w:proofErr w:type="spellEnd"/>
            <w:r w:rsidRPr="0049347E">
              <w:rPr>
                <w:rFonts w:ascii="Consolas" w:hAnsi="Consolas"/>
              </w:rPr>
              <w:t xml:space="preserve"> = new goal;</w:t>
            </w:r>
          </w:p>
        </w:tc>
        <w:tc>
          <w:tcPr>
            <w:tcW w:w="4698" w:type="dxa"/>
          </w:tcPr>
          <w:p w14:paraId="5F58EFAC" w14:textId="77777777"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14:paraId="71C3DA27" w14:textId="77777777" w:rsidTr="00082445">
        <w:tc>
          <w:tcPr>
            <w:tcW w:w="4698" w:type="dxa"/>
          </w:tcPr>
          <w:p w14:paraId="099B2F2A" w14:textId="77777777" w:rsidR="007F3A4D" w:rsidRPr="0049347E" w:rsidRDefault="007F3A4D" w:rsidP="00082445">
            <w:pPr>
              <w:rPr>
                <w:rFonts w:ascii="Consolas" w:hAnsi="Consolas"/>
              </w:rPr>
            </w:pPr>
            <w:proofErr w:type="spellStart"/>
            <w:proofErr w:type="gramStart"/>
            <w:r w:rsidRPr="0049347E">
              <w:rPr>
                <w:rFonts w:ascii="Consolas" w:hAnsi="Consolas"/>
              </w:rPr>
              <w:t>gsn.all.append</w:t>
            </w:r>
            <w:proofErr w:type="spellEnd"/>
            <w:proofErr w:type="gramEnd"/>
            <w:r w:rsidRPr="0049347E">
              <w:rPr>
                <w:rFonts w:ascii="Consolas" w:hAnsi="Consolas"/>
              </w:rPr>
              <w:t xml:space="preserve"> = </w:t>
            </w:r>
            <w:proofErr w:type="spellStart"/>
            <w:r w:rsidRPr="0049347E">
              <w:rPr>
                <w:rFonts w:ascii="Consolas" w:hAnsi="Consolas"/>
              </w:rPr>
              <w:t>newElement</w:t>
            </w:r>
            <w:proofErr w:type="spellEnd"/>
            <w:r w:rsidRPr="0049347E">
              <w:rPr>
                <w:rFonts w:ascii="Consolas" w:hAnsi="Consolas"/>
              </w:rPr>
              <w:t>;</w:t>
            </w:r>
          </w:p>
        </w:tc>
        <w:tc>
          <w:tcPr>
            <w:tcW w:w="4698" w:type="dxa"/>
          </w:tcPr>
          <w:p w14:paraId="216D1B7A" w14:textId="77777777"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14:paraId="01950B46" w14:textId="77777777" w:rsidR="007F3A4D" w:rsidRDefault="007F3A4D" w:rsidP="007F3A4D">
      <w:pPr>
        <w:pStyle w:val="Caption"/>
      </w:pPr>
      <w:r>
        <w:t xml:space="preserve">Table </w:t>
      </w:r>
      <w:fldSimple w:instr=" SEQ Table \* ARABIC ">
        <w:r w:rsidR="006A1561">
          <w:rPr>
            <w:noProof/>
          </w:rPr>
          <w:t>9</w:t>
        </w:r>
      </w:fldSimple>
      <w:r>
        <w:t xml:space="preserve">: </w:t>
      </w:r>
      <w:proofErr w:type="spellStart"/>
      <w:r>
        <w:t>Astah</w:t>
      </w:r>
      <w:proofErr w:type="spellEnd"/>
      <w:r>
        <w:t xml:space="preserve"> GSN Driver Element Creator Commands</w:t>
      </w:r>
    </w:p>
    <w:p w14:paraId="4DDE2EB5" w14:textId="77777777" w:rsidR="00236951" w:rsidRPr="00236951" w:rsidRDefault="00236951" w:rsidP="00236951"/>
    <w:p w14:paraId="5FB2AB06" w14:textId="77777777" w:rsidR="007F3A4D" w:rsidRDefault="00373CE3" w:rsidP="007F3A4D">
      <w:r>
        <w:t>The n</w:t>
      </w:r>
      <w:r w:rsidR="007F3A4D">
        <w:t xml:space="preserve">ew element’s attributes could be set </w:t>
      </w:r>
      <w:r>
        <w:t>in</w:t>
      </w:r>
      <w:r w:rsidR="007F3A4D">
        <w:t xml:space="preserve"> two different ways. Either updating the </w:t>
      </w:r>
      <w:proofErr w:type="spellStart"/>
      <w:r w:rsidR="007F3A4D" w:rsidRPr="00856CA8">
        <w:rPr>
          <w:i/>
        </w:rPr>
        <w:t>newElement</w:t>
      </w:r>
      <w:proofErr w:type="spellEnd"/>
      <w:r w:rsidR="007F3A4D">
        <w:t xml:space="preserve"> object like </w:t>
      </w:r>
      <w:proofErr w:type="spellStart"/>
      <w:r w:rsidR="007F3A4D" w:rsidRPr="00856CA8">
        <w:rPr>
          <w:rFonts w:ascii="Consolas" w:hAnsi="Consolas"/>
          <w:i/>
        </w:rPr>
        <w:t>newElement.content</w:t>
      </w:r>
      <w:proofErr w:type="spellEnd"/>
      <w:r w:rsidR="007F3A4D" w:rsidRPr="00856CA8">
        <w:rPr>
          <w:rFonts w:ascii="Consolas" w:hAnsi="Consolas"/>
          <w:i/>
        </w:rPr>
        <w:t xml:space="preserve"> = “test”;</w:t>
      </w:r>
      <w:r w:rsidR="007F3A4D">
        <w:t xml:space="preserve"> or accessing the last element and updating its attributes such as </w:t>
      </w:r>
      <w:proofErr w:type="spellStart"/>
      <w:proofErr w:type="gramStart"/>
      <w:r w:rsidR="007F3A4D" w:rsidRPr="00856CA8">
        <w:rPr>
          <w:rFonts w:ascii="Consolas" w:hAnsi="Consolas"/>
          <w:i/>
        </w:rPr>
        <w:t>gsn.all.last</w:t>
      </w:r>
      <w:proofErr w:type="gramEnd"/>
      <w:r w:rsidR="007F3A4D" w:rsidRPr="00856CA8">
        <w:rPr>
          <w:rFonts w:ascii="Consolas" w:hAnsi="Consolas"/>
          <w:i/>
        </w:rPr>
        <w:t>.content</w:t>
      </w:r>
      <w:proofErr w:type="spellEnd"/>
      <w:r w:rsidR="007F3A4D" w:rsidRPr="00856CA8">
        <w:rPr>
          <w:rFonts w:ascii="Consolas" w:hAnsi="Consolas"/>
          <w:i/>
        </w:rPr>
        <w:t xml:space="preserve"> = “test”;</w:t>
      </w:r>
      <w:r w:rsidR="007F3A4D">
        <w:t>.</w:t>
      </w:r>
    </w:p>
    <w:p w14:paraId="6457DF3E" w14:textId="77777777" w:rsidR="005F2D33" w:rsidRPr="00856CA8" w:rsidRDefault="005F2D33" w:rsidP="007F3A4D"/>
    <w:p w14:paraId="1A1C341A" w14:textId="77777777" w:rsidR="007F3A4D" w:rsidRDefault="007F3A4D" w:rsidP="00312FE2">
      <w:pPr>
        <w:pStyle w:val="Heading3"/>
        <w:numPr>
          <w:ilvl w:val="2"/>
          <w:numId w:val="1"/>
        </w:numPr>
      </w:pPr>
      <w:bookmarkStart w:id="165" w:name="_Toc46500790"/>
      <w:r w:rsidRPr="00312FE2">
        <w:t xml:space="preserve">Deleting </w:t>
      </w:r>
      <w:r w:rsidR="00A52AA8">
        <w:t>E</w:t>
      </w:r>
      <w:r w:rsidRPr="00312FE2">
        <w:t xml:space="preserve">lements in </w:t>
      </w:r>
      <w:ins w:id="166" w:author="Paige, Richard" w:date="2020-07-29T16:57:00Z">
        <w:r w:rsidR="00B667E9">
          <w:t xml:space="preserve">a </w:t>
        </w:r>
      </w:ins>
      <w:r w:rsidRPr="00312FE2">
        <w:t xml:space="preserve">GSN </w:t>
      </w:r>
      <w:r w:rsidR="00A52AA8">
        <w:t>M</w:t>
      </w:r>
      <w:r w:rsidRPr="00312FE2">
        <w:t>odel with EOL</w:t>
      </w:r>
      <w:bookmarkEnd w:id="165"/>
    </w:p>
    <w:p w14:paraId="47079679" w14:textId="77777777" w:rsidR="00BA5394" w:rsidRPr="00BA5394" w:rsidRDefault="00BA5394" w:rsidP="00BA5394"/>
    <w:p w14:paraId="09246F4F" w14:textId="77777777"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14:paraId="55CEEAE3" w14:textId="77777777" w:rsidR="00BA5394" w:rsidRDefault="00BA5394" w:rsidP="007F3A4D"/>
    <w:tbl>
      <w:tblPr>
        <w:tblStyle w:val="TableGrid"/>
        <w:tblW w:w="0" w:type="auto"/>
        <w:tblLook w:val="04A0" w:firstRow="1" w:lastRow="0" w:firstColumn="1" w:lastColumn="0" w:noHBand="0" w:noVBand="1"/>
      </w:tblPr>
      <w:tblGrid>
        <w:gridCol w:w="4698"/>
        <w:gridCol w:w="4698"/>
      </w:tblGrid>
      <w:tr w:rsidR="007F3A4D" w14:paraId="63A70A95" w14:textId="77777777" w:rsidTr="00E44B33">
        <w:tc>
          <w:tcPr>
            <w:tcW w:w="4698" w:type="dxa"/>
            <w:shd w:val="clear" w:color="auto" w:fill="28B4C8"/>
          </w:tcPr>
          <w:p w14:paraId="7E15E159" w14:textId="77777777"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14:paraId="28732033" w14:textId="77777777" w:rsidR="007F3A4D" w:rsidRPr="0049347E" w:rsidRDefault="007F3A4D" w:rsidP="00082445">
            <w:pPr>
              <w:jc w:val="center"/>
              <w:rPr>
                <w:b/>
              </w:rPr>
            </w:pPr>
            <w:r w:rsidRPr="0049347E">
              <w:rPr>
                <w:b/>
              </w:rPr>
              <w:t>Command Explanation</w:t>
            </w:r>
          </w:p>
        </w:tc>
      </w:tr>
      <w:tr w:rsidR="007F3A4D" w14:paraId="60F18DE7" w14:textId="77777777" w:rsidTr="00082445">
        <w:tc>
          <w:tcPr>
            <w:tcW w:w="4698" w:type="dxa"/>
          </w:tcPr>
          <w:p w14:paraId="1A4DEFF7" w14:textId="77777777" w:rsidR="007F3A4D" w:rsidRPr="0049347E" w:rsidRDefault="004C6638" w:rsidP="00082445">
            <w:pPr>
              <w:rPr>
                <w:rFonts w:ascii="Consolas" w:hAnsi="Consolas"/>
              </w:rPr>
            </w:pPr>
            <w:r>
              <w:rPr>
                <w:rFonts w:ascii="Consolas" w:hAnsi="Consolas"/>
              </w:rPr>
              <w:t>d</w:t>
            </w:r>
            <w:r w:rsidR="007F3A4D">
              <w:rPr>
                <w:rFonts w:ascii="Consolas" w:hAnsi="Consolas"/>
              </w:rPr>
              <w:t xml:space="preserve">elete </w:t>
            </w:r>
            <w:proofErr w:type="gramStart"/>
            <w:r w:rsidR="007F3A4D">
              <w:rPr>
                <w:rFonts w:ascii="Consolas" w:hAnsi="Consolas"/>
              </w:rPr>
              <w:t>gsn.G</w:t>
            </w:r>
            <w:proofErr w:type="gramEnd"/>
            <w:r w:rsidR="007F3A4D">
              <w:rPr>
                <w:rFonts w:ascii="Consolas" w:hAnsi="Consolas"/>
              </w:rPr>
              <w:t>10;</w:t>
            </w:r>
          </w:p>
        </w:tc>
        <w:tc>
          <w:tcPr>
            <w:tcW w:w="4698" w:type="dxa"/>
          </w:tcPr>
          <w:p w14:paraId="3AFB978B" w14:textId="77777777" w:rsidR="007F3A4D" w:rsidRPr="00DE7C7B" w:rsidRDefault="007F3A4D" w:rsidP="00082445">
            <w:pPr>
              <w:keepNext/>
            </w:pPr>
            <w:r>
              <w:t>Deletes given element/s.</w:t>
            </w:r>
          </w:p>
        </w:tc>
      </w:tr>
    </w:tbl>
    <w:p w14:paraId="2DDDD207" w14:textId="77777777" w:rsidR="007F3A4D" w:rsidRDefault="007F3A4D" w:rsidP="007F3A4D">
      <w:pPr>
        <w:pStyle w:val="Caption"/>
      </w:pPr>
      <w:r>
        <w:t xml:space="preserve">Table </w:t>
      </w:r>
      <w:fldSimple w:instr=" SEQ Table \* ARABIC ">
        <w:r w:rsidR="006A1561">
          <w:rPr>
            <w:noProof/>
          </w:rPr>
          <w:t>10</w:t>
        </w:r>
      </w:fldSimple>
      <w:r>
        <w:t xml:space="preserve">: </w:t>
      </w:r>
      <w:proofErr w:type="spellStart"/>
      <w:r>
        <w:t>Astah</w:t>
      </w:r>
      <w:proofErr w:type="spellEnd"/>
      <w:r>
        <w:t xml:space="preserve"> GSN Driver Element Delete Commands</w:t>
      </w:r>
    </w:p>
    <w:p w14:paraId="31CF1ABB" w14:textId="77777777" w:rsidR="00236951" w:rsidRPr="00236951" w:rsidRDefault="00236951" w:rsidP="00236951"/>
    <w:p w14:paraId="714136A5" w14:textId="77777777" w:rsidR="007F3A4D" w:rsidRDefault="007F3A4D" w:rsidP="00312FE2">
      <w:pPr>
        <w:pStyle w:val="Heading3"/>
        <w:numPr>
          <w:ilvl w:val="2"/>
          <w:numId w:val="1"/>
        </w:numPr>
      </w:pPr>
      <w:bookmarkStart w:id="167" w:name="_Toc46500791"/>
      <w:r w:rsidRPr="00312FE2">
        <w:t xml:space="preserve">Epsilon Validation Language </w:t>
      </w:r>
      <w:r w:rsidR="00E25B44" w:rsidRPr="00312FE2">
        <w:t xml:space="preserve">(EVL) </w:t>
      </w:r>
      <w:r w:rsidR="00A52AA8">
        <w:t>U</w:t>
      </w:r>
      <w:r w:rsidRPr="00312FE2">
        <w:t>sage</w:t>
      </w:r>
      <w:bookmarkEnd w:id="167"/>
    </w:p>
    <w:p w14:paraId="6DDA596A" w14:textId="77777777" w:rsidR="00ED6737" w:rsidRPr="00ED6737" w:rsidRDefault="00ED6737" w:rsidP="00ED6737"/>
    <w:p w14:paraId="6CA532EA" w14:textId="77777777" w:rsidR="00B667E9" w:rsidRPr="00D62C4D" w:rsidRDefault="00B667E9" w:rsidP="00E25B44">
      <w:pPr>
        <w:rPr>
          <w:ins w:id="168" w:author="Paige, Richard" w:date="2020-07-29T16:57:00Z"/>
        </w:rPr>
      </w:pPr>
      <w:ins w:id="169" w:author="Paige, Richard" w:date="2020-07-29T16:58:00Z">
        <w:r>
          <w:t xml:space="preserve">In previous sections we have shown how to execute core Epsilon EOL programs against </w:t>
        </w:r>
        <w:proofErr w:type="spellStart"/>
        <w:r>
          <w:t>Astah</w:t>
        </w:r>
        <w:proofErr w:type="spellEnd"/>
        <w:r>
          <w:t xml:space="preserve"> GSN models. </w:t>
        </w:r>
        <w:r w:rsidR="00D62C4D">
          <w:t xml:space="preserve">The </w:t>
        </w:r>
        <w:proofErr w:type="spellStart"/>
        <w:r w:rsidR="00D62C4D">
          <w:t>Astah</w:t>
        </w:r>
        <w:proofErr w:type="spellEnd"/>
        <w:r w:rsidR="00D62C4D">
          <w:t xml:space="preserve"> GSN driver allows </w:t>
        </w:r>
        <w:r w:rsidR="00D62C4D">
          <w:rPr>
            <w:i/>
            <w:iCs/>
          </w:rPr>
          <w:t>any</w:t>
        </w:r>
        <w:r w:rsidR="00D62C4D">
          <w:t xml:space="preserve"> Epsilon program in any language to be executed against an </w:t>
        </w:r>
        <w:proofErr w:type="spellStart"/>
        <w:r w:rsidR="00D62C4D">
          <w:t>Astah</w:t>
        </w:r>
        <w:proofErr w:type="spellEnd"/>
        <w:r w:rsidR="00D62C4D">
          <w:t xml:space="preserve"> GSN model. We demonstrate this firstly by showing how to execute constraints in EVL against </w:t>
        </w:r>
        <w:proofErr w:type="spellStart"/>
        <w:r w:rsidR="00D62C4D">
          <w:t>Astah</w:t>
        </w:r>
        <w:proofErr w:type="spellEnd"/>
        <w:r w:rsidR="00D62C4D">
          <w:t xml:space="preserve"> GSN.</w:t>
        </w:r>
      </w:ins>
    </w:p>
    <w:p w14:paraId="189F1B25" w14:textId="77777777" w:rsidR="00E00B08" w:rsidRDefault="00E00B08" w:rsidP="00E25B44">
      <w:r>
        <w:t xml:space="preserve">Running EVL </w:t>
      </w:r>
      <w:ins w:id="170" w:author="Paige, Richard" w:date="2020-07-29T16:58:00Z">
        <w:r w:rsidR="00D62C4D">
          <w:t>(</w:t>
        </w:r>
      </w:ins>
      <w:r>
        <w:t xml:space="preserve">or other Epsilon language </w:t>
      </w:r>
      <w:del w:id="171" w:author="Paige, Richard" w:date="2020-07-29T16:59:00Z">
        <w:r w:rsidDel="00D62C4D">
          <w:delText xml:space="preserve">script </w:delText>
        </w:r>
      </w:del>
      <w:ins w:id="172" w:author="Paige, Richard" w:date="2020-07-29T16:59:00Z">
        <w:r w:rsidR="00D62C4D">
          <w:t>programs)</w:t>
        </w:r>
        <w:r w:rsidR="00D62C4D">
          <w:t xml:space="preserve"> </w:t>
        </w:r>
        <w:r w:rsidR="00D62C4D">
          <w:t>against</w:t>
        </w:r>
      </w:ins>
      <w:del w:id="173" w:author="Paige, Richard" w:date="2020-07-29T16:59:00Z">
        <w:r w:rsidDel="00D62C4D">
          <w:delText>in</w:delText>
        </w:r>
      </w:del>
      <w:r>
        <w:t xml:space="preserve"> </w:t>
      </w:r>
      <w:proofErr w:type="spellStart"/>
      <w:r>
        <w:t>Astah</w:t>
      </w:r>
      <w:proofErr w:type="spellEnd"/>
      <w:r>
        <w:t xml:space="preserve"> GSN models requires the same steps as running EOL scripts. First, you need to load the model, choose the </w:t>
      </w:r>
      <w:proofErr w:type="spellStart"/>
      <w:r>
        <w:t>Astah</w:t>
      </w:r>
      <w:proofErr w:type="spellEnd"/>
      <w:r>
        <w:t xml:space="preserve"> GSN XMI file, and create a new run configuration for EVL to run it. </w:t>
      </w:r>
    </w:p>
    <w:p w14:paraId="2AE10FB8" w14:textId="77777777" w:rsidR="00E25B44" w:rsidRDefault="00E25B44" w:rsidP="00E25B44">
      <w:r>
        <w:t>In th</w:t>
      </w:r>
      <w:ins w:id="174" w:author="Paige, Richard" w:date="2020-07-29T16:59:00Z">
        <w:r w:rsidR="00D62C4D">
          <w:t>e following</w:t>
        </w:r>
      </w:ins>
      <w:del w:id="175" w:author="Paige, Richard" w:date="2020-07-29T16:59:00Z">
        <w:r w:rsidDel="00D62C4D">
          <w:delText>is</w:delText>
        </w:r>
      </w:del>
      <w:r>
        <w:t xml:space="preserve"> example, two different constraints </w:t>
      </w:r>
      <w:ins w:id="176" w:author="Paige, Richard" w:date="2020-07-29T16:59:00Z">
        <w:r w:rsidR="00D62C4D">
          <w:t xml:space="preserve">are </w:t>
        </w:r>
      </w:ins>
      <w:del w:id="177" w:author="Paige, Richard" w:date="2020-07-29T16:59:00Z">
        <w:r w:rsidDel="00D62C4D">
          <w:delText xml:space="preserve">added </w:delText>
        </w:r>
      </w:del>
      <w:ins w:id="178" w:author="Paige, Richard" w:date="2020-07-29T16:59:00Z">
        <w:r w:rsidR="00D62C4D">
          <w:t>checked against</w:t>
        </w:r>
        <w:r w:rsidR="00D62C4D">
          <w:t xml:space="preserve"> </w:t>
        </w:r>
        <w:r w:rsidR="00D62C4D">
          <w:t>a</w:t>
        </w:r>
      </w:ins>
      <w:del w:id="179" w:author="Paige, Richard" w:date="2020-07-29T16:59:00Z">
        <w:r w:rsidDel="00D62C4D">
          <w:delText>to the</w:delText>
        </w:r>
      </w:del>
      <w:r>
        <w:t xml:space="preserve"> model. The first constraint covers all elements in the model so, its context is “</w:t>
      </w:r>
      <w:proofErr w:type="spellStart"/>
      <w:r>
        <w:t>gsn</w:t>
      </w:r>
      <w:proofErr w:type="spellEnd"/>
      <w:r>
        <w:t xml:space="preserve">”. This </w:t>
      </w:r>
      <w:del w:id="180" w:author="Paige, Richard" w:date="2020-07-29T16:59:00Z">
        <w:r w:rsidDel="00D62C4D">
          <w:delText xml:space="preserve">one </w:delText>
        </w:r>
      </w:del>
      <w:ins w:id="181" w:author="Paige, Richard" w:date="2020-07-29T16:59:00Z">
        <w:r w:rsidR="00D62C4D">
          <w:t xml:space="preserve">example </w:t>
        </w:r>
      </w:ins>
      <w:r>
        <w:t>checks the G1 element’s outgoing links. If the G1 element doesn’t</w:t>
      </w:r>
      <w:r w:rsidR="00EF56BF">
        <w:t xml:space="preserve"> have exactly two</w:t>
      </w:r>
      <w:r w:rsidR="00CE3DB1">
        <w:t xml:space="preserve"> outgoing</w:t>
      </w:r>
      <w:r>
        <w:t xml:space="preserve"> links, it will give an error and will print </w:t>
      </w:r>
      <w:ins w:id="182" w:author="Paige, Richard" w:date="2020-07-29T16:59:00Z">
        <w:r w:rsidR="00D62C4D">
          <w:t>an</w:t>
        </w:r>
      </w:ins>
      <w:del w:id="183" w:author="Paige, Richard" w:date="2020-07-29T16:59:00Z">
        <w:r w:rsidDel="00D62C4D">
          <w:delText>the</w:delText>
        </w:r>
      </w:del>
      <w:r>
        <w:t xml:space="preserve"> error message.</w:t>
      </w:r>
    </w:p>
    <w:p w14:paraId="1724BEF1" w14:textId="77777777" w:rsidR="002E1AB8" w:rsidRDefault="002E1AB8" w:rsidP="00E25B44">
      <w:r>
        <w:t>The second constraint is only for goal elements so</w:t>
      </w:r>
      <w:ins w:id="184" w:author="Paige, Richard" w:date="2020-07-29T16:59:00Z">
        <w:r w:rsidR="00D62C4D">
          <w:t xml:space="preserve"> its</w:t>
        </w:r>
      </w:ins>
      <w:del w:id="185" w:author="Paige, Richard" w:date="2020-07-29T16:59:00Z">
        <w:r w:rsidDel="00D62C4D">
          <w:delText>,</w:delText>
        </w:r>
      </w:del>
      <w:r>
        <w:t xml:space="preserve">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14:paraId="77BDE6C2" w14:textId="77777777" w:rsidR="00ED6737" w:rsidRDefault="00ED6737" w:rsidP="00E25B44">
      <w:pPr>
        <w:rPr>
          <w:u w:val="single"/>
        </w:rPr>
      </w:pPr>
    </w:p>
    <w:p w14:paraId="4B4A9E0E" w14:textId="77777777" w:rsidR="00EF56BF" w:rsidRDefault="00EF56BF" w:rsidP="00E25B44">
      <w:pPr>
        <w:rPr>
          <w:u w:val="single"/>
        </w:rPr>
      </w:pPr>
    </w:p>
    <w:p w14:paraId="089E696A" w14:textId="77777777" w:rsidR="00ED6737" w:rsidRDefault="00ED6737" w:rsidP="00E25B44">
      <w:pPr>
        <w:rPr>
          <w:u w:val="single"/>
        </w:rPr>
      </w:pPr>
    </w:p>
    <w:p w14:paraId="403EB151" w14:textId="77777777" w:rsidR="00ED6737" w:rsidRDefault="00ED6737" w:rsidP="00E25B44">
      <w:pPr>
        <w:rPr>
          <w:u w:val="single"/>
        </w:rPr>
      </w:pPr>
    </w:p>
    <w:p w14:paraId="402557E7" w14:textId="77777777" w:rsidR="00ED6737" w:rsidRPr="00446122" w:rsidRDefault="00ED6737" w:rsidP="00E25B44">
      <w:pPr>
        <w:rPr>
          <w:u w:val="single"/>
        </w:rPr>
      </w:pPr>
    </w:p>
    <w:tbl>
      <w:tblPr>
        <w:tblStyle w:val="TableGrid"/>
        <w:tblW w:w="0" w:type="auto"/>
        <w:tblLook w:val="04A0" w:firstRow="1" w:lastRow="0" w:firstColumn="1" w:lastColumn="0" w:noHBand="0" w:noVBand="1"/>
      </w:tblPr>
      <w:tblGrid>
        <w:gridCol w:w="9396"/>
      </w:tblGrid>
      <w:tr w:rsidR="009035AF" w14:paraId="28096758" w14:textId="77777777" w:rsidTr="009035AF">
        <w:tc>
          <w:tcPr>
            <w:tcW w:w="9396" w:type="dxa"/>
            <w:shd w:val="clear" w:color="auto" w:fill="F2F2F2" w:themeFill="background1" w:themeFillShade="F2"/>
          </w:tcPr>
          <w:p w14:paraId="73AA0CD6"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w:t>
            </w:r>
            <w:proofErr w:type="spellStart"/>
            <w:r w:rsidRPr="00881EDC">
              <w:rPr>
                <w:rFonts w:ascii="Consolas" w:hAnsi="Consolas" w:cs="Consolas"/>
                <w:color w:val="000000"/>
                <w:szCs w:val="20"/>
              </w:rPr>
              <w:t>gsn</w:t>
            </w:r>
            <w:proofErr w:type="spellEnd"/>
            <w:r w:rsidRPr="00881EDC">
              <w:rPr>
                <w:rFonts w:ascii="Consolas" w:hAnsi="Consolas" w:cs="Consolas"/>
                <w:color w:val="000000"/>
                <w:szCs w:val="20"/>
              </w:rPr>
              <w:t xml:space="preserve"> {</w:t>
            </w:r>
          </w:p>
          <w:p w14:paraId="5DBB585D"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14:paraId="7739D3E7"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proofErr w:type="gramStart"/>
            <w:r w:rsidR="00881EDC" w:rsidRPr="00881EDC">
              <w:rPr>
                <w:rFonts w:ascii="Consolas" w:hAnsi="Consolas" w:cs="Consolas"/>
                <w:i/>
                <w:iCs/>
                <w:color w:val="2A00FF"/>
                <w:szCs w:val="20"/>
              </w:rPr>
              <w:t>self</w:t>
            </w:r>
            <w:r w:rsidR="00881EDC" w:rsidRPr="00881EDC">
              <w:rPr>
                <w:rFonts w:ascii="Consolas" w:hAnsi="Consolas" w:cs="Consolas"/>
                <w:color w:val="000000"/>
                <w:szCs w:val="20"/>
              </w:rPr>
              <w:t>.g</w:t>
            </w:r>
            <w:proofErr w:type="gramEnd"/>
            <w:r w:rsidR="00881EDC" w:rsidRPr="00881EDC">
              <w:rPr>
                <w:rFonts w:ascii="Consolas" w:hAnsi="Consolas" w:cs="Consolas"/>
                <w:color w:val="000000"/>
                <w:szCs w:val="20"/>
              </w:rPr>
              <w:t>1.</w:t>
            </w:r>
            <w:r w:rsidR="00711A85">
              <w:rPr>
                <w:rFonts w:ascii="Consolas" w:hAnsi="Consolas" w:cs="Consolas"/>
                <w:color w:val="000000"/>
                <w:szCs w:val="20"/>
              </w:rPr>
              <w:t>source</w:t>
            </w:r>
            <w:r w:rsidR="00881EDC" w:rsidRPr="00881EDC">
              <w:rPr>
                <w:rFonts w:ascii="Consolas" w:hAnsi="Consolas" w:cs="Consolas"/>
                <w:color w:val="000000"/>
                <w:szCs w:val="20"/>
              </w:rPr>
              <w:t>.size() == 2</w:t>
            </w:r>
          </w:p>
          <w:p w14:paraId="0083493F"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14:paraId="479DA0F8"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14:paraId="053534F2"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14:paraId="653CE79A" w14:textId="77777777" w:rsidR="00881EDC" w:rsidRPr="00881EDC" w:rsidRDefault="00881EDC" w:rsidP="00881EDC">
            <w:pPr>
              <w:autoSpaceDE w:val="0"/>
              <w:autoSpaceDN w:val="0"/>
              <w:adjustRightInd w:val="0"/>
              <w:rPr>
                <w:rFonts w:ascii="Consolas" w:hAnsi="Consolas" w:cs="Consolas"/>
                <w:szCs w:val="20"/>
              </w:rPr>
            </w:pPr>
          </w:p>
          <w:p w14:paraId="6C8DE7EB" w14:textId="77777777"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14:paraId="1B070E9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emptyGoalContent</w:t>
            </w:r>
            <w:proofErr w:type="spellEnd"/>
            <w:r w:rsidR="00704FB7" w:rsidRPr="00704FB7">
              <w:rPr>
                <w:rFonts w:ascii="Consolas" w:hAnsi="Consolas" w:cs="Consolas"/>
                <w:color w:val="000000"/>
                <w:szCs w:val="20"/>
              </w:rPr>
              <w:t xml:space="preserve">  {</w:t>
            </w:r>
            <w:proofErr w:type="gramEnd"/>
          </w:p>
          <w:p w14:paraId="78C6B59A"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roofErr w:type="gramEnd"/>
          </w:p>
          <w:p w14:paraId="7A31C87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14:paraId="62E51A7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w:t>
            </w:r>
            <w:proofErr w:type="gramEnd"/>
            <w:r w:rsidR="00704FB7" w:rsidRPr="00704FB7">
              <w:rPr>
                <w:rFonts w:ascii="Consolas" w:hAnsi="Consolas" w:cs="Consolas"/>
                <w:color w:val="000000"/>
                <w:szCs w:val="20"/>
              </w:rPr>
              <w:t xml:space="preserve">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14:paraId="0A35CE0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xml:space="preserve">// Loop over every Goal </w:t>
            </w:r>
            <w:proofErr w:type="gramStart"/>
            <w:r w:rsidR="00704FB7" w:rsidRPr="00704FB7">
              <w:rPr>
                <w:rFonts w:ascii="Consolas" w:hAnsi="Consolas" w:cs="Consolas"/>
                <w:color w:val="3F7F5F"/>
                <w:szCs w:val="20"/>
              </w:rPr>
              <w:t>elements</w:t>
            </w:r>
            <w:proofErr w:type="gramEnd"/>
          </w:p>
          <w:p w14:paraId="4D2CD6BA"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for</w:t>
            </w:r>
            <w:r w:rsidR="00704FB7" w:rsidRPr="00704FB7">
              <w:rPr>
                <w:rFonts w:ascii="Consolas" w:hAnsi="Consolas" w:cs="Consolas"/>
                <w:color w:val="000000"/>
                <w:szCs w:val="20"/>
              </w:rPr>
              <w:t>(</w:t>
            </w:r>
            <w:proofErr w:type="gramEnd"/>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proofErr w:type="spellStart"/>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roofErr w:type="spellEnd"/>
            <w:r w:rsidR="00704FB7" w:rsidRPr="00704FB7">
              <w:rPr>
                <w:rFonts w:ascii="Consolas" w:hAnsi="Consolas" w:cs="Consolas"/>
                <w:color w:val="000000"/>
                <w:szCs w:val="20"/>
              </w:rPr>
              <w:t>){</w:t>
            </w:r>
          </w:p>
          <w:p w14:paraId="4C3679A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14:paraId="60E604EF"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g.content</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14:paraId="73583C0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14:paraId="1B03FEB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704FB7" w:rsidRPr="00704FB7">
              <w:rPr>
                <w:rFonts w:ascii="Consolas" w:hAnsi="Consolas" w:cs="Consolas"/>
                <w:color w:val="000000"/>
                <w:szCs w:val="20"/>
              </w:rPr>
              <w:t>emptyGoals.add</w:t>
            </w:r>
            <w:proofErr w:type="spellEnd"/>
            <w:r w:rsidR="00704FB7" w:rsidRPr="00704FB7">
              <w:rPr>
                <w:rFonts w:ascii="Consolas" w:hAnsi="Consolas" w:cs="Consolas"/>
                <w:color w:val="000000"/>
                <w:szCs w:val="20"/>
              </w:rPr>
              <w:t>(g.id);</w:t>
            </w:r>
          </w:p>
          <w:p w14:paraId="035047A5"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39D9342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5CB259EA" w14:textId="77777777"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14:paraId="41305B1F"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14:paraId="77248A6D" w14:textId="77777777"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emptyGoals.isEmpty</w:t>
            </w:r>
            <w:proofErr w:type="spellEnd"/>
            <w:r w:rsidR="00704FB7" w:rsidRPr="00704FB7">
              <w:rPr>
                <w:rFonts w:ascii="Consolas" w:hAnsi="Consolas" w:cs="Consolas"/>
                <w:color w:val="000000"/>
                <w:szCs w:val="20"/>
              </w:rPr>
              <w:t>){</w:t>
            </w:r>
          </w:p>
          <w:p w14:paraId="4FDF737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14:paraId="4A5D0CB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6EBDD80A"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roofErr w:type="gramEnd"/>
          </w:p>
          <w:p w14:paraId="0415F8B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14:paraId="59F41CF0"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0506F87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77766F1A"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14:paraId="1591270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w:t>
            </w:r>
            <w:proofErr w:type="spell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 must have non-empty content!"</w:t>
            </w:r>
          </w:p>
          <w:p w14:paraId="7C93885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42E360E7" w14:textId="77777777"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14:paraId="0BCE6441" w14:textId="77777777" w:rsidR="001772F2" w:rsidRDefault="001772F2">
      <w:pPr>
        <w:pStyle w:val="Caption"/>
        <w:rPr>
          <w:noProof/>
        </w:rPr>
      </w:pPr>
      <w:r>
        <w:t xml:space="preserve">Listing </w:t>
      </w:r>
      <w:fldSimple w:instr=" SEQ Listing \* ARABIC ">
        <w:r w:rsidR="006A1561">
          <w:rPr>
            <w:noProof/>
          </w:rPr>
          <w:t>1</w:t>
        </w:r>
      </w:fldSimple>
      <w:r>
        <w:t>: EVL usage example</w:t>
      </w:r>
      <w:r>
        <w:rPr>
          <w:noProof/>
        </w:rPr>
        <w:t xml:space="preserve"> in Astah GSN driver</w:t>
      </w:r>
    </w:p>
    <w:p w14:paraId="07E8B775" w14:textId="77777777" w:rsidR="00ED6737" w:rsidRDefault="00ED6737" w:rsidP="00ED6737">
      <w:pPr>
        <w:rPr>
          <w:ins w:id="186" w:author="Paige, Richard" w:date="2020-07-29T16:59:00Z"/>
        </w:rPr>
      </w:pPr>
    </w:p>
    <w:p w14:paraId="05D2AC92" w14:textId="77777777" w:rsidR="00D62C4D" w:rsidRPr="00ED6737" w:rsidRDefault="00D62C4D" w:rsidP="00ED6737"/>
    <w:p w14:paraId="7E32FED4" w14:textId="77777777" w:rsidR="007F3A4D" w:rsidRDefault="007F3A4D" w:rsidP="00312FE2">
      <w:pPr>
        <w:pStyle w:val="Heading3"/>
        <w:numPr>
          <w:ilvl w:val="2"/>
          <w:numId w:val="1"/>
        </w:numPr>
      </w:pPr>
      <w:bookmarkStart w:id="187" w:name="_Toc46500792"/>
      <w:r w:rsidRPr="00022BDA">
        <w:lastRenderedPageBreak/>
        <w:t xml:space="preserve">Epsilon Code Generation Language </w:t>
      </w:r>
      <w:r w:rsidR="00E25B44">
        <w:t xml:space="preserve">(EGL) </w:t>
      </w:r>
      <w:r w:rsidR="00A52AA8">
        <w:t>U</w:t>
      </w:r>
      <w:r w:rsidRPr="00022BDA">
        <w:t>sage</w:t>
      </w:r>
      <w:bookmarkEnd w:id="187"/>
    </w:p>
    <w:p w14:paraId="05670826" w14:textId="77777777" w:rsidR="00BA5394" w:rsidRPr="00BA5394" w:rsidRDefault="00BA5394" w:rsidP="00BA5394"/>
    <w:p w14:paraId="5CB05A77" w14:textId="77777777" w:rsidR="00832EAC" w:rsidRDefault="00D62C4D" w:rsidP="00832EAC">
      <w:ins w:id="188" w:author="Paige, Richard" w:date="2020-07-29T16:59:00Z">
        <w:r>
          <w:t>The driver allows model-to-text transforma</w:t>
        </w:r>
      </w:ins>
      <w:ins w:id="189" w:author="Paige, Richard" w:date="2020-07-29T17:00:00Z">
        <w:r>
          <w:t xml:space="preserve">tions to be executed against </w:t>
        </w:r>
        <w:proofErr w:type="spellStart"/>
        <w:r>
          <w:t>Astah</w:t>
        </w:r>
        <w:proofErr w:type="spellEnd"/>
        <w:r>
          <w:t xml:space="preserve"> GSN models. </w:t>
        </w:r>
      </w:ins>
      <w:r w:rsidR="004932BE">
        <w:t>Th</w:t>
      </w:r>
      <w:ins w:id="190" w:author="Paige, Richard" w:date="2020-07-29T17:00:00Z">
        <w:r>
          <w:t>e following</w:t>
        </w:r>
      </w:ins>
      <w:del w:id="191" w:author="Paige, Richard" w:date="2020-07-29T17:00:00Z">
        <w:r w:rsidR="004932BE" w:rsidDel="00D62C4D">
          <w:delText>is</w:delText>
        </w:r>
      </w:del>
      <w:r w:rsidR="004932BE">
        <w:t xml:space="preserve"> EGL and EGX scripts will generate an HTML table for all Goal elements in the </w:t>
      </w:r>
      <w:proofErr w:type="spellStart"/>
      <w:r w:rsidR="004932BE">
        <w:t>Astah</w:t>
      </w:r>
      <w:proofErr w:type="spellEnd"/>
      <w:r w:rsidR="004932BE">
        <w:t xml:space="preserve"> GSN model. </w:t>
      </w:r>
      <w:ins w:id="192" w:author="Paige, Richard" w:date="2020-07-29T17:00:00Z">
        <w:r>
          <w:t>The t</w:t>
        </w:r>
      </w:ins>
      <w:del w:id="193" w:author="Paige, Richard" w:date="2020-07-29T17:00:00Z">
        <w:r w:rsidR="004932BE" w:rsidDel="00D62C4D">
          <w:delText>T</w:delText>
        </w:r>
      </w:del>
      <w:r w:rsidR="004932BE">
        <w:t xml:space="preserve">able’s rows will contain Goal IDs and Goal contents. </w:t>
      </w:r>
      <w:ins w:id="194" w:author="Paige, Richard" w:date="2020-07-29T17:00:00Z">
        <w:r>
          <w:t xml:space="preserve">The </w:t>
        </w:r>
      </w:ins>
      <w:r w:rsidR="004932BE">
        <w:t xml:space="preserve">EGX script handles file operations such as read and creates a newly generated file. </w:t>
      </w:r>
      <w:ins w:id="195" w:author="Paige, Richard" w:date="2020-07-29T17:00:00Z">
        <w:r>
          <w:t xml:space="preserve">The </w:t>
        </w:r>
      </w:ins>
      <w:r w:rsidR="004932BE">
        <w:t>EGL script handles code generation operations. In this EGL, I used for loop to go over each goal element and putting their ID and content values 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14:paraId="748B7E10" w14:textId="77777777" w:rsidR="004932BE" w:rsidRPr="004932BE" w:rsidRDefault="004932BE" w:rsidP="00832EAC">
      <w:pPr>
        <w:rPr>
          <w:u w:val="single"/>
        </w:rPr>
      </w:pPr>
    </w:p>
    <w:tbl>
      <w:tblPr>
        <w:tblStyle w:val="TableGrid"/>
        <w:tblW w:w="0" w:type="auto"/>
        <w:tblLook w:val="04A0" w:firstRow="1" w:lastRow="0" w:firstColumn="1" w:lastColumn="0" w:noHBand="0" w:noVBand="1"/>
      </w:tblPr>
      <w:tblGrid>
        <w:gridCol w:w="9396"/>
      </w:tblGrid>
      <w:tr w:rsidR="00422D6D" w14:paraId="106024A9" w14:textId="77777777" w:rsidTr="00A7075F">
        <w:tc>
          <w:tcPr>
            <w:tcW w:w="9396" w:type="dxa"/>
            <w:shd w:val="clear" w:color="auto" w:fill="F2F2F2" w:themeFill="background1" w:themeFillShade="F2"/>
          </w:tcPr>
          <w:p w14:paraId="26702F2A"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starting"</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p w14:paraId="38CE21C5"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14:paraId="56F24F4B"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 xml:space="preserve">transform </w:t>
            </w:r>
            <w:proofErr w:type="spellStart"/>
            <w:proofErr w:type="gramStart"/>
            <w:r w:rsidRPr="0049269E">
              <w:rPr>
                <w:rFonts w:ascii="Consolas" w:hAnsi="Consolas" w:cs="Consolas"/>
                <w:color w:val="000000"/>
                <w:szCs w:val="20"/>
              </w:rPr>
              <w:t>gsn</w:t>
            </w:r>
            <w:proofErr w:type="spellEnd"/>
            <w:r w:rsidRPr="0049269E">
              <w:rPr>
                <w:rFonts w:ascii="Consolas" w:hAnsi="Consolas" w:cs="Consolas"/>
                <w:color w:val="000000"/>
                <w:szCs w:val="20"/>
              </w:rPr>
              <w:t xml:space="preserve"> :</w:t>
            </w:r>
            <w:proofErr w:type="gramEnd"/>
            <w:r w:rsidRPr="0049269E">
              <w:rPr>
                <w:rFonts w:ascii="Consolas" w:hAnsi="Consolas" w:cs="Consolas"/>
                <w:color w:val="000000"/>
                <w:szCs w:val="20"/>
              </w:rPr>
              <w:t xml:space="preserve"> GSN {</w:t>
            </w:r>
          </w:p>
          <w:p w14:paraId="28D8CA1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template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w:t>
            </w:r>
            <w:proofErr w:type="spellStart"/>
            <w:r w:rsidRPr="0049269E">
              <w:rPr>
                <w:rFonts w:ascii="Consolas" w:hAnsi="Consolas" w:cs="Consolas"/>
                <w:color w:val="2A00FF"/>
                <w:szCs w:val="20"/>
              </w:rPr>
              <w:t>YourEGLFileName.egl</w:t>
            </w:r>
            <w:proofErr w:type="spellEnd"/>
            <w:r w:rsidRPr="0049269E">
              <w:rPr>
                <w:rFonts w:ascii="Consolas" w:hAnsi="Consolas" w:cs="Consolas"/>
                <w:color w:val="2A00FF"/>
                <w:szCs w:val="20"/>
              </w:rPr>
              <w:t>"</w:t>
            </w:r>
          </w:p>
          <w:p w14:paraId="1FCD7FAB"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target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"output.html"</w:t>
            </w:r>
          </w:p>
          <w:p w14:paraId="29A7762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14:paraId="186C5E08"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finished"</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tc>
      </w:tr>
    </w:tbl>
    <w:p w14:paraId="536B335F" w14:textId="77777777" w:rsidR="004932BE" w:rsidRDefault="001772F2" w:rsidP="001772F2">
      <w:pPr>
        <w:pStyle w:val="Caption"/>
      </w:pPr>
      <w:r>
        <w:t xml:space="preserve">Listing </w:t>
      </w:r>
      <w:fldSimple w:instr=" SEQ Listing \* ARABIC ">
        <w:r w:rsidR="006A1561">
          <w:rPr>
            <w:noProof/>
          </w:rPr>
          <w:t>2</w:t>
        </w:r>
      </w:fldSimple>
      <w:r>
        <w:t xml:space="preserve">: </w:t>
      </w:r>
      <w:r w:rsidRPr="00397D9D">
        <w:t xml:space="preserve">EGX usage example in </w:t>
      </w:r>
      <w:proofErr w:type="spellStart"/>
      <w:r w:rsidRPr="00397D9D">
        <w:t>Astah</w:t>
      </w:r>
      <w:proofErr w:type="spellEnd"/>
      <w:r w:rsidRPr="00397D9D">
        <w:t xml:space="preserve"> GSN driver</w:t>
      </w:r>
    </w:p>
    <w:p w14:paraId="529EA465" w14:textId="77777777" w:rsidR="001772F2" w:rsidRPr="001772F2" w:rsidRDefault="001772F2" w:rsidP="001772F2"/>
    <w:tbl>
      <w:tblPr>
        <w:tblStyle w:val="TableGrid"/>
        <w:tblW w:w="0" w:type="auto"/>
        <w:tblLook w:val="04A0" w:firstRow="1" w:lastRow="0" w:firstColumn="1" w:lastColumn="0" w:noHBand="0" w:noVBand="1"/>
      </w:tblPr>
      <w:tblGrid>
        <w:gridCol w:w="9396"/>
      </w:tblGrid>
      <w:tr w:rsidR="00422D6D" w14:paraId="35E8B48B" w14:textId="77777777" w:rsidTr="00A7075F">
        <w:tc>
          <w:tcPr>
            <w:tcW w:w="9396" w:type="dxa"/>
            <w:shd w:val="clear" w:color="auto" w:fill="F2F2F2" w:themeFill="background1" w:themeFillShade="F2"/>
          </w:tcPr>
          <w:p w14:paraId="2B158B36" w14:textId="77777777"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14:paraId="748A6C42"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14:paraId="7D68116A"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w:t>
            </w:r>
            <w:proofErr w:type="spellStart"/>
            <w:proofErr w:type="gramStart"/>
            <w:r w:rsidRPr="0049269E">
              <w:rPr>
                <w:rFonts w:ascii="Consolas" w:hAnsi="Consolas" w:cs="Consolas"/>
                <w:color w:val="000000"/>
                <w:szCs w:val="20"/>
              </w:rPr>
              <w:t>gsn.goal</w:t>
            </w:r>
            <w:proofErr w:type="gramEnd"/>
            <w:r w:rsidRPr="0049269E">
              <w:rPr>
                <w:rFonts w:ascii="Consolas" w:hAnsi="Consolas" w:cs="Consolas"/>
                <w:color w:val="000000"/>
                <w:szCs w:val="20"/>
              </w:rPr>
              <w:t>.sortBy</w:t>
            </w:r>
            <w:proofErr w:type="spellEnd"/>
            <w:r w:rsidRPr="0049269E">
              <w:rPr>
                <w:rFonts w:ascii="Consolas" w:hAnsi="Consolas" w:cs="Consolas"/>
                <w:color w:val="000000"/>
                <w:szCs w:val="20"/>
              </w:rPr>
              <w:t>(g|g.id)){%]</w:t>
            </w:r>
          </w:p>
          <w:p w14:paraId="1C711003"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38800A59"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proofErr w:type="gramStart"/>
            <w:r w:rsidRPr="0049269E">
              <w:rPr>
                <w:rFonts w:ascii="Consolas" w:hAnsi="Consolas" w:cs="Consolas"/>
                <w:color w:val="000000"/>
                <w:szCs w:val="20"/>
              </w:rPr>
              <w:t>%]</w:t>
            </w:r>
            <w:r w:rsidRPr="0049269E">
              <w:rPr>
                <w:rFonts w:ascii="Consolas" w:hAnsi="Consolas" w:cs="Consolas"/>
                <w:color w:val="2A00FF"/>
                <w:szCs w:val="20"/>
              </w:rPr>
              <w:t>&lt;</w:t>
            </w:r>
            <w:proofErr w:type="gramEnd"/>
            <w:r w:rsidRPr="0049269E">
              <w:rPr>
                <w:rFonts w:ascii="Consolas" w:hAnsi="Consolas" w:cs="Consolas"/>
                <w:color w:val="2A00FF"/>
                <w:szCs w:val="20"/>
              </w:rPr>
              <w:t>/td&gt;</w:t>
            </w:r>
          </w:p>
          <w:p w14:paraId="2319C835"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w:t>
            </w:r>
            <w:proofErr w:type="spellStart"/>
            <w:proofErr w:type="gramStart"/>
            <w:r w:rsidRPr="0049269E">
              <w:rPr>
                <w:rFonts w:ascii="Consolas" w:hAnsi="Consolas" w:cs="Consolas"/>
                <w:color w:val="000000"/>
                <w:szCs w:val="20"/>
              </w:rPr>
              <w:t>g.content</w:t>
            </w:r>
            <w:proofErr w:type="spellEnd"/>
            <w:proofErr w:type="gramEnd"/>
            <w:r w:rsidRPr="0049269E">
              <w:rPr>
                <w:rFonts w:ascii="Consolas" w:hAnsi="Consolas" w:cs="Consolas"/>
                <w:color w:val="000000"/>
                <w:szCs w:val="20"/>
              </w:rPr>
              <w:t>%]</w:t>
            </w:r>
            <w:r w:rsidRPr="0049269E">
              <w:rPr>
                <w:rFonts w:ascii="Consolas" w:hAnsi="Consolas" w:cs="Consolas"/>
                <w:color w:val="2A00FF"/>
                <w:szCs w:val="20"/>
              </w:rPr>
              <w:t>&lt;/td&gt;</w:t>
            </w:r>
          </w:p>
          <w:p w14:paraId="2F2264DC"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558409F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14:paraId="457F0B7E"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14:paraId="3B63152F" w14:textId="77777777" w:rsidR="00422D6D" w:rsidRDefault="001772F2" w:rsidP="001772F2">
      <w:pPr>
        <w:pStyle w:val="Caption"/>
      </w:pPr>
      <w:r>
        <w:t xml:space="preserve">Listing </w:t>
      </w:r>
      <w:fldSimple w:instr=" SEQ Listing \* ARABIC ">
        <w:r w:rsidR="006A1561">
          <w:rPr>
            <w:noProof/>
          </w:rPr>
          <w:t>3</w:t>
        </w:r>
      </w:fldSimple>
      <w:r>
        <w:t xml:space="preserve">: </w:t>
      </w:r>
      <w:r w:rsidRPr="00BF6792">
        <w:t xml:space="preserve">EGL usage example in </w:t>
      </w:r>
      <w:proofErr w:type="spellStart"/>
      <w:r w:rsidRPr="00BF6792">
        <w:t>Astah</w:t>
      </w:r>
      <w:proofErr w:type="spellEnd"/>
      <w:r w:rsidRPr="00BF6792">
        <w:t xml:space="preserve"> GSN driver</w:t>
      </w:r>
    </w:p>
    <w:p w14:paraId="633079FF" w14:textId="77777777" w:rsidR="00BA5394" w:rsidRPr="00BA5394" w:rsidRDefault="00BA5394" w:rsidP="00BA5394"/>
    <w:p w14:paraId="55C5283E" w14:textId="77777777" w:rsidR="007F3A4D" w:rsidRDefault="007F3A4D" w:rsidP="00312FE2">
      <w:pPr>
        <w:pStyle w:val="Heading3"/>
        <w:numPr>
          <w:ilvl w:val="2"/>
          <w:numId w:val="1"/>
        </w:numPr>
      </w:pPr>
      <w:bookmarkStart w:id="196" w:name="_Toc46500793"/>
      <w:r w:rsidRPr="00022BDA">
        <w:t xml:space="preserve">Epsilon Transformation Language </w:t>
      </w:r>
      <w:r w:rsidR="00E25B44">
        <w:t xml:space="preserve">(ETL) </w:t>
      </w:r>
      <w:r w:rsidR="00A52AA8">
        <w:t>U</w:t>
      </w:r>
      <w:r w:rsidRPr="00022BDA">
        <w:t>sage</w:t>
      </w:r>
      <w:bookmarkEnd w:id="196"/>
    </w:p>
    <w:p w14:paraId="07A5AEFD" w14:textId="77777777" w:rsidR="007362E1" w:rsidRDefault="007362E1" w:rsidP="007362E1">
      <w:pPr>
        <w:rPr>
          <w:b/>
        </w:rPr>
      </w:pPr>
    </w:p>
    <w:p w14:paraId="7A36D8ED" w14:textId="77777777" w:rsidR="007362E1" w:rsidRPr="007362E1" w:rsidRDefault="00D62C4D" w:rsidP="007362E1">
      <w:ins w:id="197" w:author="Paige, Richard" w:date="2020-07-29T17:00:00Z">
        <w:r>
          <w:t xml:space="preserve">We now show how to execute a model-to-model transformation against an </w:t>
        </w:r>
        <w:proofErr w:type="spellStart"/>
        <w:r>
          <w:t>Astah</w:t>
        </w:r>
        <w:proofErr w:type="spellEnd"/>
        <w:r>
          <w:t xml:space="preserve"> GSN model. This </w:t>
        </w:r>
      </w:ins>
      <w:r w:rsidR="007362E1">
        <w:t>Epsilon Transformation Language</w:t>
      </w:r>
      <w:ins w:id="198" w:author="Paige, Richard" w:date="2020-07-29T17:00:00Z">
        <w:r>
          <w:t xml:space="preserve"> (ETL)</w:t>
        </w:r>
      </w:ins>
      <w:r w:rsidR="007362E1">
        <w:t xml:space="preserve"> example requires two different models and metamodels. </w:t>
      </w:r>
      <w:proofErr w:type="gramStart"/>
      <w:r w:rsidR="007362E1">
        <w:t>Thus</w:t>
      </w:r>
      <w:proofErr w:type="gramEnd"/>
      <w:r w:rsidR="007362E1">
        <w:t xml:space="preserve"> instead of sho</w:t>
      </w:r>
      <w:ins w:id="199" w:author="Paige, Richard" w:date="2020-07-29T17:01:00Z">
        <w:r>
          <w:t>w</w:t>
        </w:r>
      </w:ins>
      <w:del w:id="200" w:author="Paige, Richard" w:date="2020-07-29T17:01:00Z">
        <w:r w:rsidR="007362E1" w:rsidDel="00D62C4D">
          <w:delText>v</w:delText>
        </w:r>
      </w:del>
      <w:r w:rsidR="007362E1">
        <w:t>ing the ETL script in this section, the transformation of the GSN-to-EMF example will be discussed in the next section.</w:t>
      </w:r>
    </w:p>
    <w:p w14:paraId="252D0512" w14:textId="77777777" w:rsidR="00DD02A8" w:rsidRPr="00505539" w:rsidRDefault="00DD02A8" w:rsidP="00DD02A8"/>
    <w:p w14:paraId="4B283883" w14:textId="77777777" w:rsidR="007F3A4D" w:rsidRDefault="00DD02A8" w:rsidP="00DD02A8">
      <w:pPr>
        <w:pStyle w:val="Heading2"/>
        <w:numPr>
          <w:ilvl w:val="1"/>
          <w:numId w:val="1"/>
        </w:numPr>
      </w:pPr>
      <w:bookmarkStart w:id="201" w:name="_Toc46500794"/>
      <w:r>
        <w:lastRenderedPageBreak/>
        <w:t>GSN Model Examples</w:t>
      </w:r>
      <w:r w:rsidR="00D817E9">
        <w:t xml:space="preserve"> with Epsilon</w:t>
      </w:r>
      <w:bookmarkEnd w:id="201"/>
    </w:p>
    <w:p w14:paraId="610CE389" w14:textId="77777777" w:rsidR="00582F78" w:rsidRDefault="00582F78" w:rsidP="00582F78"/>
    <w:p w14:paraId="4681F8D4" w14:textId="77777777" w:rsidR="00582F78" w:rsidRDefault="00582F78" w:rsidP="00582F78">
      <w:r>
        <w:t xml:space="preserve">GSN diagrams </w:t>
      </w:r>
      <w:ins w:id="202" w:author="Paige, Richard" w:date="2020-07-29T17:01:00Z">
        <w:r w:rsidR="00D62C4D">
          <w:t xml:space="preserve">are </w:t>
        </w:r>
      </w:ins>
      <w:r>
        <w:t>mostly used in safety</w:t>
      </w:r>
      <w:r w:rsidR="007139B8">
        <w:t>-</w:t>
      </w:r>
      <w:r>
        <w:t xml:space="preserve">critical systems development. </w:t>
      </w:r>
      <w:r w:rsidR="004419B7">
        <w:t xml:space="preserve">Thus, I tried to use real-world </w:t>
      </w:r>
      <w:del w:id="203" w:author="Paige, Richard" w:date="2020-07-29T17:01:00Z">
        <w:r w:rsidR="004419B7" w:rsidDel="00D62C4D">
          <w:delText>safety</w:delText>
        </w:r>
        <w:r w:rsidR="007139B8" w:rsidDel="00D62C4D">
          <w:delText>-</w:delText>
        </w:r>
        <w:r w:rsidR="004419B7" w:rsidDel="00D62C4D">
          <w:delText xml:space="preserve">critical </w:delText>
        </w:r>
      </w:del>
      <w:r w:rsidR="004419B7">
        <w:t xml:space="preserve">GSN diagrams </w:t>
      </w:r>
      <w:del w:id="204" w:author="Paige, Richard" w:date="2020-07-29T17:01:00Z">
        <w:r w:rsidR="004419B7" w:rsidDel="00D62C4D">
          <w:delText xml:space="preserve">within the Epsilon </w:delText>
        </w:r>
      </w:del>
      <w:r w:rsidR="004419B7">
        <w:t>as</w:t>
      </w:r>
      <w:ins w:id="205" w:author="Paige, Richard" w:date="2020-07-29T17:01:00Z">
        <w:r w:rsidR="00D62C4D">
          <w:t xml:space="preserve"> </w:t>
        </w:r>
      </w:ins>
      <w:del w:id="206" w:author="Paige, Richard" w:date="2020-07-29T17:01:00Z">
        <w:r w:rsidR="004419B7" w:rsidDel="00D62C4D">
          <w:delText xml:space="preserve"> a </w:delText>
        </w:r>
      </w:del>
      <w:r w:rsidR="004419B7">
        <w:t>project example</w:t>
      </w:r>
      <w:ins w:id="207" w:author="Paige, Richard" w:date="2020-07-29T17:01:00Z">
        <w:r w:rsidR="00D62C4D">
          <w:t>s</w:t>
        </w:r>
      </w:ins>
      <w:r w:rsidR="004419B7">
        <w:t xml:space="preserve">. Thanks to Dr. Paige, and </w:t>
      </w:r>
      <w:ins w:id="208" w:author="Paige, Richard" w:date="2020-07-29T17:01:00Z">
        <w:r w:rsidR="00D62C4D">
          <w:t xml:space="preserve">the </w:t>
        </w:r>
      </w:ins>
      <w:r w:rsidR="004419B7">
        <w:t>Workflow+ project students Nic</w:t>
      </w:r>
      <w:r w:rsidR="00D11BBB">
        <w:t>holas</w:t>
      </w:r>
      <w:r w:rsidR="004419B7">
        <w:t xml:space="preserve"> </w:t>
      </w:r>
      <w:proofErr w:type="spellStart"/>
      <w:r w:rsidR="004419B7">
        <w:t>Annable</w:t>
      </w:r>
      <w:proofErr w:type="spellEnd"/>
      <w:r w:rsidR="00D11BBB">
        <w:t xml:space="preserve"> and Thomas Chiang, I gathered </w:t>
      </w:r>
      <w:r w:rsidR="00EF56BF">
        <w:t>two</w:t>
      </w:r>
      <w:r w:rsidR="004419B7">
        <w:t xml:space="preserve"> different GSN models.</w:t>
      </w:r>
      <w:r w:rsidR="00D11BBB">
        <w:t xml:space="preserve"> The first GSN model is from </w:t>
      </w:r>
      <w:ins w:id="209" w:author="Paige, Richard" w:date="2020-07-29T17:01:00Z">
        <w:r w:rsidR="00D62C4D">
          <w:t xml:space="preserve">the </w:t>
        </w:r>
      </w:ins>
      <w:r w:rsidR="00D11BBB">
        <w:t xml:space="preserve">GSN Standards Document and it is a basic GSN model for </w:t>
      </w:r>
      <w:r w:rsidR="00CD1B87">
        <w:t xml:space="preserve">a </w:t>
      </w:r>
      <w:r w:rsidR="00D11BBB">
        <w:t>safety</w:t>
      </w:r>
      <w:r w:rsidR="00CD1B87">
        <w:t>-</w:t>
      </w:r>
      <w:r w:rsidR="00D11BBB">
        <w:t xml:space="preserve">critical system. The second </w:t>
      </w:r>
      <w:ins w:id="210" w:author="Paige, Richard" w:date="2020-07-29T17:01:00Z">
        <w:r w:rsidR="00D62C4D">
          <w:t>example</w:t>
        </w:r>
      </w:ins>
      <w:del w:id="211" w:author="Paige, Richard" w:date="2020-07-29T17:01:00Z">
        <w:r w:rsidR="00D11BBB" w:rsidDel="00D62C4D">
          <w:delText>one</w:delText>
        </w:r>
      </w:del>
      <w:r w:rsidR="00D11BBB">
        <w:t xml:space="preserve"> is from Thomas Chiang’s coffee cup safety model</w:t>
      </w:r>
      <w:ins w:id="212" w:author="Paige, Richard" w:date="2020-07-29T17:01:00Z">
        <w:r w:rsidR="00D62C4D">
          <w:t>, which is a non-confidential example used for illustration purposes in a number of theses and pape</w:t>
        </w:r>
      </w:ins>
      <w:ins w:id="213" w:author="Paige, Richard" w:date="2020-07-29T17:02:00Z">
        <w:r w:rsidR="00D62C4D">
          <w:t>rs.</w:t>
        </w:r>
      </w:ins>
      <w:del w:id="214" w:author="Paige, Richard" w:date="2020-07-29T17:01:00Z">
        <w:r w:rsidR="00D11BBB" w:rsidDel="00D62C4D">
          <w:delText xml:space="preserve">. </w:delText>
        </w:r>
      </w:del>
    </w:p>
    <w:p w14:paraId="0333B2BD" w14:textId="77777777" w:rsidR="00BA5394" w:rsidRDefault="00D62C4D" w:rsidP="00582F78">
      <w:ins w:id="215" w:author="Paige, Richard" w:date="2020-07-29T17:02:00Z">
        <w:r>
          <w:t>I will show the use of d</w:t>
        </w:r>
      </w:ins>
      <w:del w:id="216" w:author="Paige, Richard" w:date="2020-07-29T17:02:00Z">
        <w:r w:rsidR="00413561" w:rsidDel="00D62C4D">
          <w:delText>D</w:delText>
        </w:r>
      </w:del>
      <w:r w:rsidR="00413561">
        <w:t xml:space="preserve">ifferent Epsilon languages and queries </w:t>
      </w:r>
      <w:del w:id="217" w:author="Paige, Richard" w:date="2020-07-29T17:02:00Z">
        <w:r w:rsidR="00413561" w:rsidDel="00D62C4D">
          <w:delText xml:space="preserve">will be used </w:delText>
        </w:r>
      </w:del>
      <w:r w:rsidR="00413561">
        <w:t xml:space="preserve">on these </w:t>
      </w:r>
      <w:r w:rsidR="00EF56BF">
        <w:t>two</w:t>
      </w:r>
      <w:r w:rsidR="00413561">
        <w:t xml:space="preserve"> models.</w:t>
      </w:r>
    </w:p>
    <w:p w14:paraId="715CA857" w14:textId="77777777" w:rsidR="00B03CFF" w:rsidRDefault="00B03CFF" w:rsidP="00B03CFF">
      <w:pPr>
        <w:pStyle w:val="Heading3"/>
        <w:numPr>
          <w:ilvl w:val="2"/>
          <w:numId w:val="1"/>
        </w:numPr>
      </w:pPr>
      <w:bookmarkStart w:id="218" w:name="_Toc46500795"/>
      <w:r>
        <w:t>GSN Community Standard Model</w:t>
      </w:r>
      <w:bookmarkEnd w:id="218"/>
    </w:p>
    <w:p w14:paraId="0AB30DD8" w14:textId="77777777" w:rsidR="004E5EE0" w:rsidRDefault="004E5EE0" w:rsidP="004E5EE0"/>
    <w:p w14:paraId="1226C1CE" w14:textId="77777777" w:rsidR="004E5EE0" w:rsidRPr="004E5EE0" w:rsidRDefault="004E5EE0" w:rsidP="004E5EE0">
      <w:r>
        <w:t xml:space="preserve">GSN Community Standard Model is </w:t>
      </w:r>
      <w:r w:rsidR="00835B9C">
        <w:t>an example model from GSN Communit</w:t>
      </w:r>
      <w:r w:rsidR="00B97FB0">
        <w:t>y Standard Ver</w:t>
      </w:r>
      <w:r w:rsidR="007C2879">
        <w:t>sion 1 document [17</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14:paraId="73E5C75C" w14:textId="77777777" w:rsidR="00BA5394" w:rsidRPr="00BA5394" w:rsidRDefault="00BA5394" w:rsidP="00BA5394"/>
    <w:p w14:paraId="511E1838" w14:textId="77777777" w:rsidR="000A56F1" w:rsidRDefault="000A56F1" w:rsidP="000A56F1">
      <w:pPr>
        <w:keepNext/>
        <w:jc w:val="center"/>
      </w:pPr>
      <w:r>
        <w:rPr>
          <w:noProof/>
          <w:lang w:eastAsia="en-CA"/>
        </w:rPr>
        <w:drawing>
          <wp:inline distT="0" distB="0" distL="0" distR="0" wp14:anchorId="0F7D2132" wp14:editId="4E6F31DC">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6">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14:paraId="0A9409AB" w14:textId="77777777" w:rsidR="000A56F1" w:rsidRDefault="000A56F1" w:rsidP="000A56F1">
      <w:pPr>
        <w:pStyle w:val="Caption"/>
        <w:ind w:left="360"/>
      </w:pPr>
      <w:r>
        <w:t xml:space="preserve">Figure </w:t>
      </w:r>
      <w:fldSimple w:instr=" SEQ Figure \* ARABIC ">
        <w:r w:rsidR="006A1561">
          <w:rPr>
            <w:noProof/>
          </w:rPr>
          <w:t>5</w:t>
        </w:r>
      </w:fldSimple>
      <w:r>
        <w:t>: An Example GSN Diagram from GSN Standards Document</w:t>
      </w:r>
    </w:p>
    <w:p w14:paraId="6C43991E" w14:textId="77777777" w:rsidR="000A56F1" w:rsidRPr="000A56F1" w:rsidRDefault="000A56F1" w:rsidP="000A56F1"/>
    <w:p w14:paraId="78561658" w14:textId="77777777" w:rsidR="00B03CFF" w:rsidRDefault="00B03CFF" w:rsidP="00B03CFF">
      <w:pPr>
        <w:pStyle w:val="Heading4"/>
        <w:numPr>
          <w:ilvl w:val="3"/>
          <w:numId w:val="1"/>
        </w:numPr>
      </w:pPr>
      <w:r>
        <w:lastRenderedPageBreak/>
        <w:t>EOL Examples on GSN Community Standard Model</w:t>
      </w:r>
    </w:p>
    <w:p w14:paraId="19A43751" w14:textId="77777777" w:rsidR="00DD4070" w:rsidRDefault="00DD4070" w:rsidP="00DD4070"/>
    <w:p w14:paraId="4BEACFF4" w14:textId="77777777" w:rsidR="00165777" w:rsidRDefault="00D62C4D" w:rsidP="00DD4070">
      <w:ins w:id="219" w:author="Paige, Richard" w:date="2020-07-29T17:02:00Z">
        <w:r>
          <w:t xml:space="preserve">We can apply the </w:t>
        </w:r>
      </w:ins>
      <w:r w:rsidR="00165777">
        <w:t>Epsilon Object Language</w:t>
      </w:r>
      <w:ins w:id="220" w:author="Paige, Richard" w:date="2020-07-29T17:02:00Z">
        <w:r>
          <w:t xml:space="preserve"> (EOL) to the community standard model,</w:t>
        </w:r>
      </w:ins>
      <w:r w:rsidR="00165777">
        <w:t xml:space="preserve"> </w:t>
      </w:r>
      <w:ins w:id="221" w:author="Paige, Richard" w:date="2020-07-29T17:02:00Z">
        <w:r>
          <w:t xml:space="preserve">which can </w:t>
        </w:r>
      </w:ins>
      <w:r w:rsidR="00165777">
        <w:t>help</w:t>
      </w:r>
      <w:del w:id="222" w:author="Paige, Richard" w:date="2020-07-29T17:02:00Z">
        <w:r w:rsidR="00165777" w:rsidDel="00D62C4D">
          <w:delText>s</w:delText>
        </w:r>
      </w:del>
      <w:r w:rsidR="00165777">
        <w:t xml:space="preserve"> users to access or update the model elements. Update operations include changing element values, creating new elements and deleting existing elements from the model. Table 14 demonstrates several element queries in the </w:t>
      </w:r>
      <w:proofErr w:type="spellStart"/>
      <w:r w:rsidR="00165777">
        <w:t>Astah</w:t>
      </w:r>
      <w:proofErr w:type="spellEnd"/>
      <w:r w:rsidR="00165777">
        <w:t xml:space="preserve"> GSN driver.</w:t>
      </w:r>
    </w:p>
    <w:p w14:paraId="0A389FF5" w14:textId="77777777" w:rsidR="00165777" w:rsidRDefault="00165777" w:rsidP="00DD4070"/>
    <w:p w14:paraId="395D2517" w14:textId="77777777" w:rsidR="000E04C5" w:rsidRDefault="000E04C5" w:rsidP="00DD4070"/>
    <w:p w14:paraId="4564A7D7" w14:textId="77777777" w:rsidR="000E04C5" w:rsidRDefault="000E04C5" w:rsidP="00DD4070"/>
    <w:p w14:paraId="4187BDB2" w14:textId="77777777" w:rsidR="00ED6737" w:rsidRPr="00DD4070" w:rsidRDefault="00ED6737" w:rsidP="00DD4070"/>
    <w:tbl>
      <w:tblPr>
        <w:tblStyle w:val="TableGrid"/>
        <w:tblW w:w="9493" w:type="dxa"/>
        <w:tblLook w:val="04A0" w:firstRow="1" w:lastRow="0" w:firstColumn="1" w:lastColumn="0" w:noHBand="0" w:noVBand="1"/>
      </w:tblPr>
      <w:tblGrid>
        <w:gridCol w:w="3397"/>
        <w:gridCol w:w="6096"/>
      </w:tblGrid>
      <w:tr w:rsidR="00C91EBB" w14:paraId="5DE21E5A" w14:textId="77777777" w:rsidTr="00E44B33">
        <w:tc>
          <w:tcPr>
            <w:tcW w:w="3397" w:type="dxa"/>
            <w:shd w:val="clear" w:color="auto" w:fill="28B4C8"/>
            <w:vAlign w:val="center"/>
          </w:tcPr>
          <w:p w14:paraId="0F85204C" w14:textId="77777777"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14:paraId="0134B3CB" w14:textId="77777777" w:rsidR="00C91EBB" w:rsidRPr="00C91EBB" w:rsidRDefault="00C91EBB" w:rsidP="00C91EBB">
            <w:pPr>
              <w:jc w:val="center"/>
              <w:rPr>
                <w:b/>
              </w:rPr>
            </w:pPr>
            <w:r w:rsidRPr="00C91EBB">
              <w:rPr>
                <w:b/>
              </w:rPr>
              <w:t>Result</w:t>
            </w:r>
            <w:r w:rsidR="00DD4070">
              <w:rPr>
                <w:b/>
              </w:rPr>
              <w:t>s</w:t>
            </w:r>
          </w:p>
        </w:tc>
      </w:tr>
      <w:tr w:rsidR="00404A98" w14:paraId="2DDA69A3" w14:textId="77777777" w:rsidTr="0080503D">
        <w:tc>
          <w:tcPr>
            <w:tcW w:w="3397" w:type="dxa"/>
            <w:vAlign w:val="center"/>
          </w:tcPr>
          <w:p w14:paraId="46B357F6" w14:textId="77777777"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sn.all</w:t>
            </w:r>
            <w:proofErr w:type="spellEnd"/>
          </w:p>
        </w:tc>
        <w:tc>
          <w:tcPr>
            <w:tcW w:w="6096" w:type="dxa"/>
            <w:vAlign w:val="center"/>
          </w:tcPr>
          <w:p w14:paraId="69424192" w14:textId="77777777" w:rsidR="00404A98" w:rsidRDefault="00404A98" w:rsidP="002B4041">
            <w:r>
              <w:t>All elements (</w:t>
            </w:r>
            <w:proofErr w:type="spellStart"/>
            <w:r>
              <w:t>nodes+links</w:t>
            </w:r>
            <w:proofErr w:type="spellEnd"/>
            <w:r>
              <w:t>)</w:t>
            </w:r>
          </w:p>
        </w:tc>
      </w:tr>
      <w:tr w:rsidR="00404A98" w14:paraId="5831FB0D" w14:textId="77777777" w:rsidTr="0080503D">
        <w:tc>
          <w:tcPr>
            <w:tcW w:w="3397" w:type="dxa"/>
            <w:vAlign w:val="center"/>
          </w:tcPr>
          <w:p w14:paraId="2F1365C3"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sn.solution</w:t>
            </w:r>
            <w:proofErr w:type="spellEnd"/>
            <w:proofErr w:type="gramEnd"/>
          </w:p>
        </w:tc>
        <w:tc>
          <w:tcPr>
            <w:tcW w:w="6096" w:type="dxa"/>
            <w:vAlign w:val="center"/>
          </w:tcPr>
          <w:p w14:paraId="1633B1A0" w14:textId="77777777" w:rsidR="00404A98" w:rsidRDefault="00404A98" w:rsidP="002B4041">
            <w:r>
              <w:t>4 Solutions elements: Sn1-Sn4</w:t>
            </w:r>
          </w:p>
        </w:tc>
      </w:tr>
      <w:tr w:rsidR="00404A98" w14:paraId="73A751D2" w14:textId="77777777" w:rsidTr="0080503D">
        <w:tc>
          <w:tcPr>
            <w:tcW w:w="3397" w:type="dxa"/>
            <w:vAlign w:val="center"/>
          </w:tcPr>
          <w:p w14:paraId="1078F6D8"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sn.justification</w:t>
            </w:r>
            <w:proofErr w:type="spellEnd"/>
            <w:proofErr w:type="gramEnd"/>
          </w:p>
        </w:tc>
        <w:tc>
          <w:tcPr>
            <w:tcW w:w="6096" w:type="dxa"/>
            <w:vAlign w:val="center"/>
          </w:tcPr>
          <w:p w14:paraId="0BA27D23" w14:textId="77777777" w:rsidR="00404A98" w:rsidRDefault="00404A98" w:rsidP="002B4041">
            <w:r>
              <w:t>J1 Justification element</w:t>
            </w:r>
          </w:p>
        </w:tc>
      </w:tr>
      <w:tr w:rsidR="00404A98" w14:paraId="30D30229" w14:textId="77777777" w:rsidTr="0080503D">
        <w:tc>
          <w:tcPr>
            <w:tcW w:w="3397" w:type="dxa"/>
            <w:vAlign w:val="center"/>
          </w:tcPr>
          <w:p w14:paraId="74FAE8A3"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sn.goal</w:t>
            </w:r>
            <w:proofErr w:type="gramEnd"/>
            <w:r w:rsidR="00404A98" w:rsidRPr="00B7199E">
              <w:rPr>
                <w:rFonts w:ascii="Consolas" w:hAnsi="Consolas"/>
              </w:rPr>
              <w:t>.size</w:t>
            </w:r>
            <w:proofErr w:type="spellEnd"/>
          </w:p>
        </w:tc>
        <w:tc>
          <w:tcPr>
            <w:tcW w:w="6096" w:type="dxa"/>
            <w:vAlign w:val="center"/>
          </w:tcPr>
          <w:p w14:paraId="58BB9F16" w14:textId="77777777" w:rsidR="00404A98" w:rsidRDefault="00404A98" w:rsidP="002B4041">
            <w:r>
              <w:t>8 – Number of Goals</w:t>
            </w:r>
          </w:p>
        </w:tc>
      </w:tr>
      <w:tr w:rsidR="00404A98" w14:paraId="4E83144B" w14:textId="77777777" w:rsidTr="0080503D">
        <w:tc>
          <w:tcPr>
            <w:tcW w:w="3397" w:type="dxa"/>
            <w:vAlign w:val="center"/>
          </w:tcPr>
          <w:p w14:paraId="2A069957"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w:t>
            </w:r>
            <w:proofErr w:type="gramStart"/>
            <w:r w:rsidR="00404A98" w:rsidRPr="00B7199E">
              <w:rPr>
                <w:rFonts w:ascii="Consolas" w:hAnsi="Consolas"/>
              </w:rPr>
              <w:t>6.content</w:t>
            </w:r>
            <w:proofErr w:type="gramEnd"/>
          </w:p>
        </w:tc>
        <w:tc>
          <w:tcPr>
            <w:tcW w:w="6096" w:type="dxa"/>
            <w:vAlign w:val="center"/>
          </w:tcPr>
          <w:p w14:paraId="5A356C28" w14:textId="77777777" w:rsidR="00404A98" w:rsidRDefault="00404A98" w:rsidP="002B4041">
            <w:r>
              <w:t>“Identif</w:t>
            </w:r>
            <w:r w:rsidR="002F29CB">
              <w:t>i</w:t>
            </w:r>
            <w:r>
              <w:t>ed software hazards”</w:t>
            </w:r>
          </w:p>
        </w:tc>
      </w:tr>
      <w:tr w:rsidR="00404A98" w14:paraId="01A78942" w14:textId="77777777" w:rsidTr="0080503D">
        <w:tc>
          <w:tcPr>
            <w:tcW w:w="3397" w:type="dxa"/>
            <w:vAlign w:val="center"/>
          </w:tcPr>
          <w:p w14:paraId="15AE7251"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14:paraId="60644492" w14:textId="77777777" w:rsidR="00404A98" w:rsidRDefault="00404A98" w:rsidP="00404A98">
            <w:r>
              <w:t>G1-G3 link (Asserted Inference) element</w:t>
            </w:r>
          </w:p>
        </w:tc>
      </w:tr>
      <w:tr w:rsidR="00404A98" w14:paraId="257380DF" w14:textId="77777777" w:rsidTr="0080503D">
        <w:tc>
          <w:tcPr>
            <w:tcW w:w="3397" w:type="dxa"/>
            <w:vAlign w:val="center"/>
          </w:tcPr>
          <w:p w14:paraId="134951E4"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14:paraId="7ED7520C" w14:textId="77777777" w:rsidR="00404A98" w:rsidRDefault="00404A98" w:rsidP="00404A98">
            <w:r>
              <w:t>“G8” - G8-Sn4 link (Asserted Evidence) element’s targeted node ID</w:t>
            </w:r>
          </w:p>
        </w:tc>
      </w:tr>
      <w:tr w:rsidR="00DD4070" w14:paraId="74162EA7" w14:textId="77777777" w:rsidTr="0080503D">
        <w:tc>
          <w:tcPr>
            <w:tcW w:w="3397" w:type="dxa"/>
            <w:vAlign w:val="center"/>
          </w:tcPr>
          <w:p w14:paraId="5B23B976" w14:textId="77777777" w:rsidR="00DD4070" w:rsidRPr="00B7199E" w:rsidRDefault="00510330" w:rsidP="00FD38C5">
            <w:pPr>
              <w:rPr>
                <w:rFonts w:ascii="Consolas" w:hAnsi="Consolas"/>
              </w:rPr>
            </w:pPr>
            <w:proofErr w:type="spellStart"/>
            <w:proofErr w:type="gramStart"/>
            <w:r w:rsidRPr="00B7199E">
              <w:rPr>
                <w:rFonts w:ascii="Consolas" w:hAnsi="Consolas"/>
              </w:rPr>
              <w:t>g</w:t>
            </w:r>
            <w:r w:rsidR="00DD4070" w:rsidRPr="00B7199E">
              <w:rPr>
                <w:rFonts w:ascii="Consolas" w:hAnsi="Consolas"/>
              </w:rPr>
              <w:t>sn.strategy</w:t>
            </w:r>
            <w:proofErr w:type="gramEnd"/>
            <w:r w:rsidR="00DD4070" w:rsidRPr="00B7199E">
              <w:rPr>
                <w:rFonts w:ascii="Consolas" w:hAnsi="Consolas"/>
              </w:rPr>
              <w:t>.last</w:t>
            </w:r>
            <w:proofErr w:type="spellEnd"/>
          </w:p>
        </w:tc>
        <w:tc>
          <w:tcPr>
            <w:tcW w:w="6096" w:type="dxa"/>
            <w:vAlign w:val="center"/>
          </w:tcPr>
          <w:p w14:paraId="048EC487" w14:textId="77777777" w:rsidR="00DD4070" w:rsidRDefault="00DD4070" w:rsidP="00404A98">
            <w:r>
              <w:t>S2 strategy element</w:t>
            </w:r>
          </w:p>
        </w:tc>
      </w:tr>
      <w:tr w:rsidR="00040870" w14:paraId="2B7D910C" w14:textId="77777777" w:rsidTr="0080503D">
        <w:tc>
          <w:tcPr>
            <w:tcW w:w="3397" w:type="dxa"/>
            <w:vAlign w:val="center"/>
          </w:tcPr>
          <w:p w14:paraId="1208C50A" w14:textId="77777777"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14:paraId="757BDA96" w14:textId="77777777" w:rsidR="00040870" w:rsidRDefault="00040870" w:rsidP="00404A98">
            <w:r>
              <w:t>“</w:t>
            </w:r>
            <w:proofErr w:type="spellStart"/>
            <w:proofErr w:type="gramStart"/>
            <w:r>
              <w:t>ARM:InformationElement</w:t>
            </w:r>
            <w:proofErr w:type="spellEnd"/>
            <w:proofErr w:type="gramEnd"/>
            <w:r>
              <w:t xml:space="preserve">” – Context element’s </w:t>
            </w:r>
            <w:proofErr w:type="spellStart"/>
            <w:r>
              <w:t>xsi:type</w:t>
            </w:r>
            <w:proofErr w:type="spellEnd"/>
            <w:r>
              <w:t xml:space="preserve"> value</w:t>
            </w:r>
          </w:p>
        </w:tc>
      </w:tr>
      <w:tr w:rsidR="0080503D" w14:paraId="28CFE40A" w14:textId="77777777" w:rsidTr="0080503D">
        <w:tc>
          <w:tcPr>
            <w:tcW w:w="3397" w:type="dxa"/>
            <w:vAlign w:val="center"/>
          </w:tcPr>
          <w:p w14:paraId="0B324A36" w14:textId="77777777" w:rsidR="0080503D" w:rsidRPr="00B7199E" w:rsidRDefault="0080503D" w:rsidP="00737EA6">
            <w:pPr>
              <w:jc w:val="left"/>
              <w:rPr>
                <w:rFonts w:ascii="Consolas" w:hAnsi="Consolas"/>
              </w:rPr>
            </w:pPr>
            <w:proofErr w:type="gramStart"/>
            <w:r w:rsidRPr="00B7199E">
              <w:rPr>
                <w:rFonts w:ascii="Consolas" w:hAnsi="Consolas"/>
              </w:rPr>
              <w:t>gsn.Sn1.content</w:t>
            </w:r>
            <w:proofErr w:type="gramEnd"/>
            <w:r w:rsidRPr="00B7199E">
              <w:rPr>
                <w:rFonts w:ascii="Consolas" w:hAnsi="Consolas"/>
              </w:rPr>
              <w:t xml:space="preserve"> = “Informal Verification”;</w:t>
            </w:r>
          </w:p>
        </w:tc>
        <w:tc>
          <w:tcPr>
            <w:tcW w:w="6096" w:type="dxa"/>
            <w:vAlign w:val="center"/>
          </w:tcPr>
          <w:p w14:paraId="2355ACB8" w14:textId="77777777" w:rsidR="0080503D" w:rsidRDefault="0080503D" w:rsidP="0080503D">
            <w:r>
              <w:t>Sets Sn1 Solution elements content to “Informal Verification”</w:t>
            </w:r>
          </w:p>
        </w:tc>
      </w:tr>
      <w:tr w:rsidR="002B4C07" w14:paraId="3FC71272" w14:textId="77777777" w:rsidTr="0080503D">
        <w:tc>
          <w:tcPr>
            <w:tcW w:w="3397" w:type="dxa"/>
            <w:vAlign w:val="center"/>
          </w:tcPr>
          <w:p w14:paraId="4A6C1B44" w14:textId="77777777" w:rsidR="002B4C07" w:rsidRPr="00B7199E" w:rsidRDefault="002B4C07" w:rsidP="00400749">
            <w:pPr>
              <w:jc w:val="left"/>
              <w:rPr>
                <w:rFonts w:ascii="Consolas" w:hAnsi="Consolas"/>
              </w:rPr>
            </w:pPr>
            <w:r w:rsidRPr="00B7199E">
              <w:rPr>
                <w:rFonts w:ascii="Consolas" w:hAnsi="Consolas"/>
              </w:rPr>
              <w:t xml:space="preserve">var </w:t>
            </w:r>
            <w:proofErr w:type="spellStart"/>
            <w:r w:rsidR="002F29CB">
              <w:rPr>
                <w:rFonts w:ascii="Consolas" w:hAnsi="Consolas"/>
              </w:rPr>
              <w:t>newStgy</w:t>
            </w:r>
            <w:proofErr w:type="spellEnd"/>
            <w:r w:rsidRPr="00B7199E">
              <w:rPr>
                <w:rFonts w:ascii="Consolas" w:hAnsi="Consolas"/>
              </w:rPr>
              <w:t xml:space="preserve"> = New Strategy;</w:t>
            </w:r>
          </w:p>
        </w:tc>
        <w:tc>
          <w:tcPr>
            <w:tcW w:w="6096" w:type="dxa"/>
            <w:vAlign w:val="center"/>
          </w:tcPr>
          <w:p w14:paraId="305ECC0E" w14:textId="77777777" w:rsidR="002B4C07" w:rsidRDefault="002B4C07" w:rsidP="00400749">
            <w:r>
              <w:t>Create</w:t>
            </w:r>
            <w:r w:rsidR="00C61BD6">
              <w:t>s</w:t>
            </w:r>
            <w:r w:rsidR="00400749">
              <w:t xml:space="preserve"> a new Strategy element</w:t>
            </w:r>
          </w:p>
        </w:tc>
      </w:tr>
      <w:tr w:rsidR="00400749" w14:paraId="1D1367C3" w14:textId="77777777" w:rsidTr="0080503D">
        <w:tc>
          <w:tcPr>
            <w:tcW w:w="3397" w:type="dxa"/>
            <w:vAlign w:val="center"/>
          </w:tcPr>
          <w:p w14:paraId="531B85B1" w14:textId="77777777" w:rsidR="00400749" w:rsidRPr="00B7199E" w:rsidRDefault="00400749" w:rsidP="00400749">
            <w:pPr>
              <w:jc w:val="left"/>
              <w:rPr>
                <w:rFonts w:ascii="Consolas" w:hAnsi="Consolas"/>
              </w:rPr>
            </w:pPr>
            <w:proofErr w:type="spellStart"/>
            <w:proofErr w:type="gramStart"/>
            <w:r w:rsidRPr="00B7199E">
              <w:rPr>
                <w:rFonts w:ascii="Consolas" w:hAnsi="Consolas"/>
              </w:rPr>
              <w:t>gsn</w:t>
            </w:r>
            <w:r>
              <w:rPr>
                <w:rFonts w:ascii="Consolas" w:hAnsi="Consolas"/>
              </w:rPr>
              <w:t>.all.append</w:t>
            </w:r>
            <w:proofErr w:type="spellEnd"/>
            <w:proofErr w:type="gramEnd"/>
            <w:r>
              <w:rPr>
                <w:rFonts w:ascii="Consolas" w:hAnsi="Consolas"/>
              </w:rPr>
              <w:t xml:space="preserve"> = </w:t>
            </w:r>
            <w:proofErr w:type="spellStart"/>
            <w:r>
              <w:rPr>
                <w:rFonts w:ascii="Consolas" w:hAnsi="Consolas"/>
              </w:rPr>
              <w:t>newStgy</w:t>
            </w:r>
            <w:proofErr w:type="spellEnd"/>
            <w:r w:rsidRPr="00B7199E">
              <w:rPr>
                <w:rFonts w:ascii="Consolas" w:hAnsi="Consolas"/>
              </w:rPr>
              <w:t>;</w:t>
            </w:r>
          </w:p>
        </w:tc>
        <w:tc>
          <w:tcPr>
            <w:tcW w:w="6096" w:type="dxa"/>
            <w:vAlign w:val="center"/>
          </w:tcPr>
          <w:p w14:paraId="61E4AED1" w14:textId="77777777" w:rsidR="00400749" w:rsidRDefault="00400749" w:rsidP="0080503D">
            <w:r>
              <w:t>Generates a new ID for a new element (S3) and appends it to the model</w:t>
            </w:r>
          </w:p>
        </w:tc>
      </w:tr>
      <w:tr w:rsidR="00C66C1F" w14:paraId="585454A6" w14:textId="77777777" w:rsidTr="0080503D">
        <w:tc>
          <w:tcPr>
            <w:tcW w:w="3397" w:type="dxa"/>
            <w:vAlign w:val="center"/>
          </w:tcPr>
          <w:p w14:paraId="0C806388" w14:textId="77777777"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14:paraId="34771B05" w14:textId="77777777" w:rsidR="00C66C1F" w:rsidRDefault="00C66C1F" w:rsidP="00634F6A">
            <w:pPr>
              <w:keepNext/>
            </w:pPr>
            <w:r>
              <w:t>Delete</w:t>
            </w:r>
            <w:r w:rsidR="00C61BD6">
              <w:t>s</w:t>
            </w:r>
            <w:r>
              <w:t xml:space="preserve"> </w:t>
            </w:r>
            <w:r w:rsidR="005C7766">
              <w:t>ID=</w:t>
            </w:r>
            <w:r>
              <w:t>C6 Context element</w:t>
            </w:r>
          </w:p>
        </w:tc>
      </w:tr>
    </w:tbl>
    <w:p w14:paraId="3640493C" w14:textId="77777777" w:rsidR="00634F6A" w:rsidRDefault="00634F6A">
      <w:pPr>
        <w:pStyle w:val="Caption"/>
      </w:pPr>
      <w:r>
        <w:t xml:space="preserve">Table </w:t>
      </w:r>
      <w:fldSimple w:instr=" SEQ Table \* ARABIC ">
        <w:r w:rsidR="006A1561">
          <w:rPr>
            <w:noProof/>
          </w:rPr>
          <w:t>11</w:t>
        </w:r>
      </w:fldSimple>
      <w:r>
        <w:t xml:space="preserve">: </w:t>
      </w:r>
      <w:r w:rsidRPr="00495D75">
        <w:t>Element Queries on GSN Community Standard Model</w:t>
      </w:r>
    </w:p>
    <w:p w14:paraId="5B464FF9" w14:textId="77777777" w:rsidR="00165777" w:rsidRPr="00165777" w:rsidRDefault="00165777" w:rsidP="00165777"/>
    <w:p w14:paraId="3376E0BE" w14:textId="77777777" w:rsidR="00B03CFF" w:rsidRDefault="00B03CFF" w:rsidP="00B03CFF">
      <w:pPr>
        <w:pStyle w:val="Heading4"/>
        <w:numPr>
          <w:ilvl w:val="3"/>
          <w:numId w:val="1"/>
        </w:numPr>
      </w:pPr>
      <w:r>
        <w:t>EVL Examples on GSN Community Standard Model</w:t>
      </w:r>
    </w:p>
    <w:p w14:paraId="7298B854" w14:textId="77777777" w:rsidR="00AE78CA" w:rsidRDefault="00AE78CA" w:rsidP="00A02577"/>
    <w:p w14:paraId="67E47084" w14:textId="77777777"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proofErr w:type="spellStart"/>
      <w:r>
        <w:t>Astah</w:t>
      </w:r>
      <w:proofErr w:type="spellEnd"/>
      <w:r>
        <w:t xml:space="preserve">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xml:space="preserve">. If the given </w:t>
      </w:r>
      <w:proofErr w:type="spellStart"/>
      <w:r w:rsidR="00487B44">
        <w:t>Astah</w:t>
      </w:r>
      <w:proofErr w:type="spellEnd"/>
      <w:r w:rsidR="00487B44">
        <w:t xml:space="preserve"> GSN XMI file (model) doesn’t validate for these 2 constraints, it will show the error message in the Epsilon console.</w:t>
      </w:r>
    </w:p>
    <w:p w14:paraId="41BD577D" w14:textId="77777777" w:rsidR="0069536F" w:rsidRDefault="00E23356" w:rsidP="00E23356">
      <w:r>
        <w:t xml:space="preserve">The first constraint </w:t>
      </w:r>
      <w:r w:rsidR="00A02577">
        <w:t xml:space="preserve">validation </w:t>
      </w:r>
      <w:r>
        <w:t>for Standard Community Model is</w:t>
      </w:r>
      <w:r w:rsidR="0069536F">
        <w:t>:</w:t>
      </w:r>
      <w:r>
        <w:t xml:space="preserve"> </w:t>
      </w:r>
    </w:p>
    <w:p w14:paraId="17D22098" w14:textId="77777777" w:rsidR="0069536F" w:rsidRDefault="0069536F" w:rsidP="0069536F">
      <w:pPr>
        <w:pStyle w:val="ListParagraph"/>
        <w:numPr>
          <w:ilvl w:val="0"/>
          <w:numId w:val="7"/>
        </w:numPr>
      </w:pPr>
      <w:r>
        <w:lastRenderedPageBreak/>
        <w:t>E</w:t>
      </w:r>
      <w:r w:rsidR="00E23356">
        <w:t xml:space="preserve">very Strategy element must have at least one Context connection. </w:t>
      </w:r>
    </w:p>
    <w:p w14:paraId="733913F3" w14:textId="77777777" w:rsidR="00E23356" w:rsidRDefault="00E23356" w:rsidP="00E23356">
      <w:r>
        <w:t xml:space="preserve">This constraint is just for showing </w:t>
      </w:r>
      <w:proofErr w:type="spellStart"/>
      <w:r>
        <w:t>Astah</w:t>
      </w:r>
      <w:proofErr w:type="spellEnd"/>
      <w:r>
        <w:t xml:space="preserve"> GSN driver’s capabilities, normally </w:t>
      </w:r>
      <w:r w:rsidR="0069536F">
        <w:t>GSN models don’t require Strategy-to-Context connections</w:t>
      </w:r>
      <w:r>
        <w:t>.</w:t>
      </w:r>
      <w:r w:rsidR="005F76A6">
        <w:t xml:space="preserve"> This validation method </w:t>
      </w:r>
      <w:r w:rsidR="005E2B1D">
        <w:t xml:space="preserve">was </w:t>
      </w:r>
      <w:r w:rsidR="005F76A6">
        <w:t xml:space="preserve">chosen as a </w:t>
      </w:r>
      <w:proofErr w:type="gramStart"/>
      <w:r w:rsidR="005F76A6">
        <w:t>warning</w:t>
      </w:r>
      <w:proofErr w:type="gramEnd"/>
      <w:r w:rsidR="005F76A6">
        <w:t xml:space="preserve"> so it is a critique instead of a constraint.</w:t>
      </w:r>
      <w:r w:rsidR="005E2B1D">
        <w:t xml:space="preserve"> Table 15 shows the constraint validation in EVL.</w:t>
      </w:r>
    </w:p>
    <w:p w14:paraId="6FBF3BF9" w14:textId="77777777" w:rsidR="00541B38" w:rsidRDefault="00541B38" w:rsidP="00E23356"/>
    <w:p w14:paraId="166CB27A" w14:textId="77777777" w:rsidR="00ED6737" w:rsidRDefault="00ED6737" w:rsidP="00E23356"/>
    <w:p w14:paraId="63079EE7" w14:textId="77777777" w:rsidR="00ED6737" w:rsidRDefault="00ED6737" w:rsidP="00E23356"/>
    <w:p w14:paraId="3667E0AE" w14:textId="77777777" w:rsidR="00ED6737" w:rsidRDefault="00ED6737" w:rsidP="00E23356"/>
    <w:p w14:paraId="4A23481B" w14:textId="77777777" w:rsidR="00ED6737" w:rsidRPr="00E23356" w:rsidRDefault="00ED6737" w:rsidP="00E23356"/>
    <w:tbl>
      <w:tblPr>
        <w:tblStyle w:val="TableGrid"/>
        <w:tblW w:w="0" w:type="auto"/>
        <w:tblLook w:val="04A0" w:firstRow="1" w:lastRow="0" w:firstColumn="1" w:lastColumn="0" w:noHBand="0" w:noVBand="1"/>
      </w:tblPr>
      <w:tblGrid>
        <w:gridCol w:w="9396"/>
      </w:tblGrid>
      <w:tr w:rsidR="00B7199E" w14:paraId="245442E9" w14:textId="77777777" w:rsidTr="00CF04C0">
        <w:tc>
          <w:tcPr>
            <w:tcW w:w="9396" w:type="dxa"/>
            <w:shd w:val="clear" w:color="auto" w:fill="F2F2F2" w:themeFill="background1" w:themeFillShade="F2"/>
          </w:tcPr>
          <w:p w14:paraId="469205EE"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context</w:t>
            </w:r>
            <w:r w:rsidRPr="00ED6737">
              <w:rPr>
                <w:rFonts w:ascii="Consolas" w:hAnsi="Consolas" w:cs="Consolas"/>
                <w:color w:val="000000"/>
                <w:sz w:val="23"/>
                <w:szCs w:val="23"/>
              </w:rPr>
              <w:t xml:space="preserve"> strategy {</w:t>
            </w:r>
          </w:p>
          <w:p w14:paraId="6AFA584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StrategyWithoutContext</w:t>
            </w:r>
            <w:proofErr w:type="spellEnd"/>
            <w:r w:rsidRPr="00ED6737">
              <w:rPr>
                <w:rFonts w:ascii="Consolas" w:hAnsi="Consolas" w:cs="Consolas"/>
                <w:color w:val="000000"/>
                <w:sz w:val="23"/>
                <w:szCs w:val="23"/>
              </w:rPr>
              <w:t>{</w:t>
            </w:r>
            <w:proofErr w:type="gramEnd"/>
          </w:p>
          <w:p w14:paraId="211A377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check</w:t>
            </w:r>
            <w:r w:rsidRPr="00ED6737">
              <w:rPr>
                <w:rFonts w:ascii="Consolas" w:hAnsi="Consolas" w:cs="Consolas"/>
                <w:color w:val="000000"/>
                <w:sz w:val="23"/>
                <w:szCs w:val="23"/>
              </w:rPr>
              <w:t>{</w:t>
            </w:r>
            <w:proofErr w:type="gramEnd"/>
          </w:p>
          <w:p w14:paraId="05CEEB1C"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14:paraId="6E1E55F4"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14:paraId="1CD4681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1BAA8E08"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14:paraId="7917818D"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14:paraId="15D1E45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w:t>
            </w:r>
            <w:proofErr w:type="gramEnd"/>
            <w:r w:rsidRPr="00ED6737">
              <w:rPr>
                <w:rFonts w:ascii="Consolas" w:hAnsi="Consolas" w:cs="Consolas"/>
                <w:color w:val="000000"/>
                <w:sz w:val="23"/>
                <w:szCs w:val="23"/>
              </w:rPr>
              <w:t xml:space="preserve">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14:paraId="30321A5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w:t>
            </w:r>
            <w:proofErr w:type="spellStart"/>
            <w:r w:rsidRPr="00ED6737">
              <w:rPr>
                <w:rFonts w:ascii="Consolas" w:hAnsi="Consolas" w:cs="Consolas"/>
                <w:color w:val="3F7F5F"/>
                <w:sz w:val="23"/>
                <w:szCs w:val="23"/>
              </w:rPr>
              <w:t>over all</w:t>
            </w:r>
            <w:proofErr w:type="spellEnd"/>
            <w:r w:rsidRPr="00ED6737">
              <w:rPr>
                <w:rFonts w:ascii="Consolas" w:hAnsi="Consolas" w:cs="Consolas"/>
                <w:color w:val="3F7F5F"/>
                <w:sz w:val="23"/>
                <w:szCs w:val="23"/>
              </w:rPr>
              <w:t xml:space="preserve"> Strategy elements</w:t>
            </w:r>
          </w:p>
          <w:p w14:paraId="0D29B76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stgy</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i/>
                <w:iCs/>
                <w:color w:val="2A00FF"/>
                <w:sz w:val="23"/>
                <w:szCs w:val="23"/>
              </w:rPr>
              <w:t>self</w:t>
            </w:r>
            <w:r w:rsidRPr="00ED6737">
              <w:rPr>
                <w:rFonts w:ascii="Consolas" w:hAnsi="Consolas" w:cs="Consolas"/>
                <w:color w:val="000000"/>
                <w:sz w:val="23"/>
                <w:szCs w:val="23"/>
              </w:rPr>
              <w:t>.strategy</w:t>
            </w:r>
            <w:proofErr w:type="spellEnd"/>
            <w:proofErr w:type="gramEnd"/>
            <w:r w:rsidRPr="00ED6737">
              <w:rPr>
                <w:rFonts w:ascii="Consolas" w:hAnsi="Consolas" w:cs="Consolas"/>
                <w:color w:val="000000"/>
                <w:sz w:val="23"/>
                <w:szCs w:val="23"/>
              </w:rPr>
              <w:t>) {</w:t>
            </w:r>
          </w:p>
          <w:p w14:paraId="146CBF0F"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w:t>
            </w:r>
            <w:proofErr w:type="spellStart"/>
            <w:r w:rsidRPr="00ED6737">
              <w:rPr>
                <w:rFonts w:ascii="Consolas" w:hAnsi="Consolas" w:cs="Consolas"/>
                <w:color w:val="3F7F5F"/>
                <w:sz w:val="23"/>
                <w:szCs w:val="23"/>
              </w:rPr>
              <w:t>boolean</w:t>
            </w:r>
            <w:proofErr w:type="spellEnd"/>
            <w:r w:rsidRPr="00ED6737">
              <w:rPr>
                <w:rFonts w:ascii="Consolas" w:hAnsi="Consolas" w:cs="Consolas"/>
                <w:color w:val="3F7F5F"/>
                <w:sz w:val="23"/>
                <w:szCs w:val="23"/>
              </w:rPr>
              <w:t xml:space="preserve"> value for each strategy element</w:t>
            </w:r>
          </w:p>
          <w:p w14:paraId="2AEA6C7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7E506FD7"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14:paraId="6EDF7E0B"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14:paraId="0EF35E6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stgy.source</w:t>
            </w:r>
            <w:proofErr w:type="spellEnd"/>
            <w:proofErr w:type="gramEnd"/>
            <w:r w:rsidRPr="00ED6737">
              <w:rPr>
                <w:rFonts w:ascii="Consolas" w:hAnsi="Consolas" w:cs="Consolas"/>
                <w:color w:val="000000"/>
                <w:sz w:val="23"/>
                <w:szCs w:val="23"/>
              </w:rPr>
              <w:t>) {</w:t>
            </w:r>
          </w:p>
          <w:p w14:paraId="2979CA12"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14:paraId="4049EBE8"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14:paraId="6EEBF52D"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proofErr w:type="spellStart"/>
            <w:r w:rsidR="00515740" w:rsidRPr="00ED6737">
              <w:rPr>
                <w:rFonts w:ascii="Consolas" w:hAnsi="Consolas" w:cs="Consolas"/>
                <w:color w:val="3F7F5F"/>
                <w:sz w:val="23"/>
                <w:szCs w:val="23"/>
              </w:rPr>
              <w:t>boolean</w:t>
            </w:r>
            <w:proofErr w:type="spellEnd"/>
            <w:r w:rsidR="00515740" w:rsidRPr="00ED6737">
              <w:rPr>
                <w:rFonts w:ascii="Consolas" w:hAnsi="Consolas" w:cs="Consolas"/>
                <w:color w:val="3F7F5F"/>
                <w:sz w:val="23"/>
                <w:szCs w:val="23"/>
              </w:rPr>
              <w:t xml:space="preserve"> value to TRUE</w:t>
            </w:r>
          </w:p>
          <w:p w14:paraId="6D29ADA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72F754CD" w14:textId="77777777"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gramEnd"/>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14:paraId="157D2FCA" w14:textId="77777777"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StrategySources.target.gsntype</w:t>
            </w:r>
            <w:proofErr w:type="spellEnd"/>
            <w:proofErr w:type="gramEnd"/>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14:paraId="7E9F20D6"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14:paraId="39BBA462"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6E9E1A2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425DCF6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23EAE48F"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14:paraId="054F0DA1"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14:paraId="44CA9E7F"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2C2F532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strategyIdWithoutContext.add</w:t>
            </w:r>
            <w:proofErr w:type="spellEnd"/>
            <w:r w:rsidRPr="00ED6737">
              <w:rPr>
                <w:rFonts w:ascii="Consolas" w:hAnsi="Consolas" w:cs="Consolas"/>
                <w:color w:val="000000"/>
                <w:sz w:val="23"/>
                <w:szCs w:val="23"/>
              </w:rPr>
              <w:t>(stgy.id);</w:t>
            </w:r>
          </w:p>
          <w:p w14:paraId="2E95603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339943DF"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14:paraId="19CDA1B3" w14:textId="77777777"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14:paraId="00C101C9" w14:textId="77777777"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14:paraId="076E2083" w14:textId="77777777"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lastRenderedPageBreak/>
              <w:t xml:space="preserve">         * </w:t>
            </w:r>
            <w:r w:rsidR="00515740" w:rsidRPr="00ED6737">
              <w:rPr>
                <w:rFonts w:ascii="Consolas" w:hAnsi="Consolas" w:cs="Consolas"/>
                <w:color w:val="3F7F5F"/>
                <w:sz w:val="23"/>
                <w:szCs w:val="23"/>
              </w:rPr>
              <w:t>print message.</w:t>
            </w:r>
          </w:p>
          <w:p w14:paraId="26E206AD" w14:textId="77777777"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4826EBF5"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strategyIdWithoutContext.isEmpty</w:t>
            </w:r>
            <w:proofErr w:type="spellEnd"/>
            <w:r w:rsidRPr="00ED6737">
              <w:rPr>
                <w:rFonts w:ascii="Consolas" w:hAnsi="Consolas" w:cs="Consolas"/>
                <w:color w:val="000000"/>
                <w:sz w:val="23"/>
                <w:szCs w:val="23"/>
              </w:rPr>
              <w:t>()){</w:t>
            </w:r>
          </w:p>
          <w:p w14:paraId="1836F4AE"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0F556AC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5AED937B"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else</w:t>
            </w:r>
            <w:r w:rsidRPr="00ED6737">
              <w:rPr>
                <w:rFonts w:ascii="Consolas" w:hAnsi="Consolas" w:cs="Consolas"/>
                <w:color w:val="000000"/>
                <w:sz w:val="23"/>
                <w:szCs w:val="23"/>
              </w:rPr>
              <w:t>{</w:t>
            </w:r>
            <w:proofErr w:type="gramEnd"/>
          </w:p>
          <w:p w14:paraId="673FAAF3"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108E213E"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379E0FC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45CF3CD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w:t>
            </w:r>
            <w:proofErr w:type="spell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 </w:t>
            </w:r>
            <w:r w:rsidRPr="00ED6737">
              <w:rPr>
                <w:rFonts w:ascii="Consolas" w:hAnsi="Consolas" w:cs="Consolas"/>
                <w:color w:val="2A00FF"/>
                <w:sz w:val="23"/>
                <w:szCs w:val="23"/>
              </w:rPr>
              <w:t xml:space="preserve">" should have </w:t>
            </w:r>
            <w:proofErr w:type="gramStart"/>
            <w:r w:rsidRPr="00ED6737">
              <w:rPr>
                <w:rFonts w:ascii="Consolas" w:hAnsi="Consolas" w:cs="Consolas"/>
                <w:color w:val="2A00FF"/>
                <w:sz w:val="23"/>
                <w:szCs w:val="23"/>
              </w:rPr>
              <w:t>an</w:t>
            </w:r>
            <w:proofErr w:type="gramEnd"/>
            <w:r w:rsidRPr="00ED6737">
              <w:rPr>
                <w:rFonts w:ascii="Consolas" w:hAnsi="Consolas" w:cs="Consolas"/>
                <w:color w:val="2A00FF"/>
                <w:sz w:val="23"/>
                <w:szCs w:val="23"/>
              </w:rPr>
              <w:t xml:space="preserve"> connection to a Context element."</w:t>
            </w:r>
          </w:p>
          <w:p w14:paraId="3A5E339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4AEDEAC4" w14:textId="77777777"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14:paraId="4F97B917" w14:textId="77777777" w:rsidR="00B7199E" w:rsidRDefault="006F6CA7" w:rsidP="006F6CA7">
      <w:pPr>
        <w:pStyle w:val="Caption"/>
      </w:pPr>
      <w:r>
        <w:lastRenderedPageBreak/>
        <w:t xml:space="preserve">Listing </w:t>
      </w:r>
      <w:fldSimple w:instr=" SEQ Listing \* ARABIC ">
        <w:r w:rsidR="006A1561">
          <w:rPr>
            <w:noProof/>
          </w:rPr>
          <w:t>4</w:t>
        </w:r>
      </w:fldSimple>
      <w:r>
        <w:t xml:space="preserve">: </w:t>
      </w:r>
      <w:proofErr w:type="spellStart"/>
      <w:r w:rsidRPr="00A368B6">
        <w:t>StrategyWithoutContext</w:t>
      </w:r>
      <w:proofErr w:type="spellEnd"/>
      <w:r w:rsidRPr="00A368B6">
        <w:t xml:space="preserve"> Validation on GSN Community Standard Model</w:t>
      </w:r>
    </w:p>
    <w:p w14:paraId="0AA47609" w14:textId="77777777" w:rsidR="00BA5394" w:rsidRPr="00BA5394" w:rsidRDefault="00BA5394" w:rsidP="00BA5394"/>
    <w:p w14:paraId="6250E01B" w14:textId="77777777"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14:paraId="53B2456C" w14:textId="77777777" w:rsidR="00C4743D" w:rsidRDefault="00C4743D" w:rsidP="00C4743D">
      <w:pPr>
        <w:pStyle w:val="ListParagraph"/>
        <w:numPr>
          <w:ilvl w:val="0"/>
          <w:numId w:val="7"/>
        </w:numPr>
      </w:pPr>
      <w:r>
        <w:t xml:space="preserve">Solutions must have at least one incoming link </w:t>
      </w:r>
      <w:r w:rsidR="00EA39A4">
        <w:t>(connection</w:t>
      </w:r>
      <w:r>
        <w:t>).</w:t>
      </w:r>
    </w:p>
    <w:p w14:paraId="791E235D" w14:textId="77777777"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14:paraId="143F8C8A" w14:textId="77777777" w:rsidR="00BA5394" w:rsidRDefault="00BA5394" w:rsidP="00B7199E"/>
    <w:tbl>
      <w:tblPr>
        <w:tblStyle w:val="TableGrid"/>
        <w:tblW w:w="0" w:type="auto"/>
        <w:tblLook w:val="04A0" w:firstRow="1" w:lastRow="0" w:firstColumn="1" w:lastColumn="0" w:noHBand="0" w:noVBand="1"/>
      </w:tblPr>
      <w:tblGrid>
        <w:gridCol w:w="9396"/>
      </w:tblGrid>
      <w:tr w:rsidR="003144B6" w14:paraId="714C7231" w14:textId="77777777" w:rsidTr="003144B6">
        <w:tc>
          <w:tcPr>
            <w:tcW w:w="9396" w:type="dxa"/>
            <w:shd w:val="clear" w:color="auto" w:fill="F2F2F2" w:themeFill="background1" w:themeFillShade="F2"/>
          </w:tcPr>
          <w:p w14:paraId="64FF5762" w14:textId="77777777"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14:paraId="32C82ED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SolutionMustHaveConnection</w:t>
            </w:r>
            <w:proofErr w:type="spellEnd"/>
            <w:r w:rsidR="003144B6" w:rsidRPr="003144B6">
              <w:rPr>
                <w:rFonts w:ascii="Consolas" w:hAnsi="Consolas" w:cs="Consolas"/>
                <w:color w:val="000000"/>
                <w:szCs w:val="20"/>
              </w:rPr>
              <w:t xml:space="preserve"> {</w:t>
            </w:r>
          </w:p>
          <w:p w14:paraId="44BA62B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roofErr w:type="gramEnd"/>
          </w:p>
          <w:p w14:paraId="3D6B1566"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14:paraId="5020C5FE"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w:t>
            </w:r>
            <w:proofErr w:type="spellStart"/>
            <w:proofErr w:type="gram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w:t>
            </w:r>
            <w:proofErr w:type="gramEnd"/>
            <w:r w:rsidR="003144B6" w:rsidRPr="003144B6">
              <w:rPr>
                <w:rFonts w:ascii="Consolas" w:hAnsi="Consolas" w:cs="Consolas"/>
                <w:color w:val="000000"/>
                <w:szCs w:val="20"/>
              </w:rPr>
              <w:t xml:space="preserve">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14:paraId="1458763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14:paraId="20BD019E"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for</w:t>
            </w:r>
            <w:r w:rsidR="003144B6" w:rsidRPr="003144B6">
              <w:rPr>
                <w:rFonts w:ascii="Consolas" w:hAnsi="Consolas" w:cs="Consolas"/>
                <w:color w:val="000000"/>
                <w:szCs w:val="20"/>
              </w:rPr>
              <w:t>(</w:t>
            </w:r>
            <w:proofErr w:type="gramEnd"/>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proofErr w:type="spellStart"/>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roofErr w:type="spellEnd"/>
            <w:r w:rsidR="003144B6" w:rsidRPr="003144B6">
              <w:rPr>
                <w:rFonts w:ascii="Consolas" w:hAnsi="Consolas" w:cs="Consolas"/>
                <w:color w:val="000000"/>
                <w:szCs w:val="20"/>
              </w:rPr>
              <w:t>){</w:t>
            </w:r>
          </w:p>
          <w:p w14:paraId="0DF3BCC1"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14:paraId="5A9CEDFC" w14:textId="77777777"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14:paraId="5162CD63"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sol.target</w:t>
            </w:r>
            <w:proofErr w:type="spellEnd"/>
            <w:r w:rsidR="003144B6" w:rsidRPr="003144B6">
              <w:rPr>
                <w:rFonts w:ascii="Consolas" w:hAnsi="Consolas" w:cs="Consolas"/>
                <w:color w:val="000000"/>
                <w:szCs w:val="20"/>
              </w:rPr>
              <w:t xml:space="preserve">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14:paraId="566E3DEF"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14:paraId="5E4AD409" w14:textId="77777777"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14:paraId="77B551C8"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solutionsWithoutConnection.add</w:t>
            </w:r>
            <w:proofErr w:type="spellEnd"/>
            <w:r w:rsidR="003144B6" w:rsidRPr="003144B6">
              <w:rPr>
                <w:rFonts w:ascii="Consolas" w:hAnsi="Consolas" w:cs="Consolas"/>
                <w:color w:val="000000"/>
                <w:szCs w:val="20"/>
              </w:rPr>
              <w:t>(sol.id);</w:t>
            </w:r>
          </w:p>
          <w:p w14:paraId="020F50C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209BBF16"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11FE7714" w14:textId="77777777"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14:paraId="6A2AFAB4"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14:paraId="0DE0AD53"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solutionsWithoutConnection.isEmpty</w:t>
            </w:r>
            <w:proofErr w:type="spellEnd"/>
            <w:r w:rsidR="003144B6" w:rsidRPr="003144B6">
              <w:rPr>
                <w:rFonts w:ascii="Consolas" w:hAnsi="Consolas" w:cs="Consolas"/>
                <w:color w:val="000000"/>
                <w:szCs w:val="20"/>
              </w:rPr>
              <w:t>()){</w:t>
            </w:r>
          </w:p>
          <w:p w14:paraId="7F660C22"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14:paraId="08EC8365"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747963B9"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roofErr w:type="gramEnd"/>
          </w:p>
          <w:p w14:paraId="6FF3AC96"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lastRenderedPageBreak/>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14:paraId="7230E469"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58B77BF7"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121B9B42"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w:t>
            </w:r>
            <w:proofErr w:type="spell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 </w:t>
            </w:r>
            <w:r w:rsidR="003144B6" w:rsidRPr="003144B6">
              <w:rPr>
                <w:rFonts w:ascii="Consolas" w:hAnsi="Consolas" w:cs="Consolas"/>
                <w:color w:val="2A00FF"/>
                <w:szCs w:val="20"/>
              </w:rPr>
              <w:t>" must have a connection!"</w:t>
            </w:r>
          </w:p>
          <w:p w14:paraId="481FF55D"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0D14C814" w14:textId="77777777" w:rsidR="003144B6" w:rsidRDefault="003144B6" w:rsidP="006F6CA7">
            <w:pPr>
              <w:keepNext/>
              <w:jc w:val="left"/>
            </w:pPr>
            <w:r w:rsidRPr="003144B6">
              <w:rPr>
                <w:rFonts w:ascii="Consolas" w:hAnsi="Consolas" w:cs="Consolas"/>
                <w:color w:val="000000"/>
                <w:szCs w:val="20"/>
              </w:rPr>
              <w:t>}</w:t>
            </w:r>
          </w:p>
        </w:tc>
      </w:tr>
    </w:tbl>
    <w:p w14:paraId="1CC5B438" w14:textId="77777777" w:rsidR="003144B6" w:rsidRDefault="006F6CA7" w:rsidP="006F6CA7">
      <w:pPr>
        <w:pStyle w:val="Caption"/>
      </w:pPr>
      <w:r>
        <w:lastRenderedPageBreak/>
        <w:t xml:space="preserve">Listing </w:t>
      </w:r>
      <w:fldSimple w:instr=" SEQ Listing \* ARABIC ">
        <w:r w:rsidR="006A1561">
          <w:rPr>
            <w:noProof/>
          </w:rPr>
          <w:t>5</w:t>
        </w:r>
      </w:fldSimple>
      <w:r>
        <w:t xml:space="preserve">: </w:t>
      </w:r>
      <w:proofErr w:type="spellStart"/>
      <w:r w:rsidRPr="00852FF2">
        <w:t>SolutionMustHaveConnection</w:t>
      </w:r>
      <w:proofErr w:type="spellEnd"/>
      <w:r w:rsidRPr="00852FF2">
        <w:t xml:space="preserve"> Validation on GSN Community Standard Model</w:t>
      </w:r>
    </w:p>
    <w:p w14:paraId="679F89E7" w14:textId="77777777" w:rsidR="00BA5394" w:rsidRDefault="00BA5394" w:rsidP="00BA5394"/>
    <w:p w14:paraId="6E7A60A5" w14:textId="77777777" w:rsidR="00ED6737" w:rsidRDefault="00ED6737" w:rsidP="00BA5394"/>
    <w:p w14:paraId="67DA9233" w14:textId="77777777" w:rsidR="00ED6737" w:rsidRPr="00BA5394" w:rsidRDefault="00ED6737" w:rsidP="00BA5394"/>
    <w:p w14:paraId="47279CE6" w14:textId="77777777" w:rsidR="00B03CFF" w:rsidRDefault="00B03CFF" w:rsidP="00B03CFF">
      <w:pPr>
        <w:pStyle w:val="Heading4"/>
        <w:numPr>
          <w:ilvl w:val="3"/>
          <w:numId w:val="1"/>
        </w:numPr>
      </w:pPr>
      <w:r>
        <w:t>EGL Examples on GSN Community Standard Model</w:t>
      </w:r>
    </w:p>
    <w:p w14:paraId="55BAEC62" w14:textId="77777777" w:rsidR="00C470D4" w:rsidRDefault="00C470D4" w:rsidP="00C470D4"/>
    <w:p w14:paraId="7F0B5AB7" w14:textId="77777777" w:rsidR="0068405F" w:rsidRDefault="0068405F" w:rsidP="00C470D4">
      <w:r>
        <w:t xml:space="preserve">Running EGL scripts in Epsilon requires EGX files for filenames. </w:t>
      </w:r>
      <w:r w:rsidR="007173EF">
        <w:t>Below EGX script runs given EGL file (</w:t>
      </w:r>
      <w:proofErr w:type="spellStart"/>
      <w:r w:rsidR="007173EF" w:rsidRPr="007173EF">
        <w:t>GSNModelToHTMLTable.egl</w:t>
      </w:r>
      <w:proofErr w:type="spellEnd"/>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14:paraId="71A42CFE" w14:textId="77777777" w:rsidR="00BA5394" w:rsidRDefault="00BA5394" w:rsidP="00C470D4"/>
    <w:tbl>
      <w:tblPr>
        <w:tblStyle w:val="TableGrid"/>
        <w:tblW w:w="0" w:type="auto"/>
        <w:tblLook w:val="04A0" w:firstRow="1" w:lastRow="0" w:firstColumn="1" w:lastColumn="0" w:noHBand="0" w:noVBand="1"/>
      </w:tblPr>
      <w:tblGrid>
        <w:gridCol w:w="9396"/>
      </w:tblGrid>
      <w:tr w:rsidR="00F032B7" w14:paraId="144E8949" w14:textId="77777777" w:rsidTr="00F032B7">
        <w:tc>
          <w:tcPr>
            <w:tcW w:w="9396" w:type="dxa"/>
            <w:shd w:val="clear" w:color="auto" w:fill="F2F2F2" w:themeFill="background1" w:themeFillShade="F2"/>
          </w:tcPr>
          <w:p w14:paraId="425EF8B2"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starting"</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p w14:paraId="50779835"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14:paraId="17171767"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w:t>
            </w:r>
            <w:proofErr w:type="spellStart"/>
            <w:proofErr w:type="gramStart"/>
            <w:r w:rsidRPr="009E7F3E">
              <w:rPr>
                <w:rFonts w:ascii="Consolas" w:hAnsi="Consolas" w:cs="Consolas"/>
                <w:color w:val="000000"/>
                <w:szCs w:val="24"/>
              </w:rPr>
              <w:t>gsn</w:t>
            </w:r>
            <w:proofErr w:type="spellEnd"/>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GSN {</w:t>
            </w:r>
          </w:p>
          <w:p w14:paraId="6BE97E57" w14:textId="77777777"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14:paraId="77A0CB16"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template</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w:t>
            </w:r>
            <w:proofErr w:type="spellStart"/>
            <w:r w:rsidRPr="009E7F3E">
              <w:rPr>
                <w:rFonts w:ascii="Consolas" w:hAnsi="Consolas" w:cs="Consolas"/>
                <w:color w:val="2A00FF"/>
                <w:szCs w:val="24"/>
              </w:rPr>
              <w:t>GSNModelToHTMLTable.egl</w:t>
            </w:r>
            <w:proofErr w:type="spellEnd"/>
            <w:r w:rsidRPr="009E7F3E">
              <w:rPr>
                <w:rFonts w:ascii="Consolas" w:hAnsi="Consolas" w:cs="Consolas"/>
                <w:color w:val="2A00FF"/>
                <w:szCs w:val="24"/>
              </w:rPr>
              <w:t>"</w:t>
            </w:r>
            <w:r w:rsidR="009E7F3E" w:rsidRPr="009E7F3E">
              <w:rPr>
                <w:rFonts w:ascii="Consolas" w:hAnsi="Consolas" w:cs="Consolas"/>
                <w:szCs w:val="24"/>
              </w:rPr>
              <w:t xml:space="preserve"> </w:t>
            </w:r>
          </w:p>
          <w:p w14:paraId="6E9BF204" w14:textId="77777777"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14:paraId="6FA07A5D" w14:textId="77777777"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target</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14:paraId="7A8325D0" w14:textId="77777777"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finished"</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tc>
      </w:tr>
    </w:tbl>
    <w:p w14:paraId="23F57E94" w14:textId="77777777" w:rsidR="00F032B7" w:rsidRDefault="006F6CA7" w:rsidP="006F6CA7">
      <w:pPr>
        <w:pStyle w:val="Caption"/>
        <w:rPr>
          <w:noProof/>
        </w:rPr>
      </w:pPr>
      <w:r>
        <w:t xml:space="preserve">Listing </w:t>
      </w:r>
      <w:fldSimple w:instr=" SEQ Listing \* ARABIC ">
        <w:r w:rsidR="006A1561">
          <w:rPr>
            <w:noProof/>
          </w:rPr>
          <w:t>6</w:t>
        </w:r>
      </w:fldSimple>
      <w:r>
        <w:t xml:space="preserve">: </w:t>
      </w:r>
      <w:r w:rsidRPr="00312F79">
        <w:t>HTML Table Generator EGX Script for GSN Community Standard Model</w:t>
      </w:r>
    </w:p>
    <w:p w14:paraId="1C05AB11" w14:textId="77777777" w:rsidR="00BA5394" w:rsidRPr="00BA5394" w:rsidRDefault="00BA5394" w:rsidP="00BA5394"/>
    <w:p w14:paraId="2080609A" w14:textId="77777777" w:rsidR="00F032B7" w:rsidRDefault="004D0F73" w:rsidP="00C470D4">
      <w:r>
        <w:t>The b</w:t>
      </w:r>
      <w:r w:rsidR="0090143B">
        <w:t xml:space="preserve">elow code shows the EGL scripts for generating HTML tables from </w:t>
      </w:r>
      <w:proofErr w:type="spellStart"/>
      <w:r w:rsidR="0090143B">
        <w:t>Astah</w:t>
      </w:r>
      <w:proofErr w:type="spellEnd"/>
      <w:r w:rsidR="0090143B">
        <w:t xml:space="preserve"> GSN model XMI files.</w:t>
      </w:r>
      <w:r w:rsidR="00FC604B">
        <w:t xml:space="preserve"> It generates an HTML table with Goal ID, Goal’s number of outgoing links and Goal’ s number of incoming links. </w:t>
      </w:r>
      <w:r>
        <w:t>The o</w:t>
      </w:r>
      <w:r w:rsidR="00D611DF">
        <w:t>utput of this script could be seen below the EGL code.</w:t>
      </w:r>
    </w:p>
    <w:p w14:paraId="7806BAF9" w14:textId="77777777" w:rsidR="00BA5394" w:rsidRDefault="00BA5394" w:rsidP="00C470D4"/>
    <w:tbl>
      <w:tblPr>
        <w:tblStyle w:val="TableGrid"/>
        <w:tblW w:w="0" w:type="auto"/>
        <w:tblLook w:val="04A0" w:firstRow="1" w:lastRow="0" w:firstColumn="1" w:lastColumn="0" w:noHBand="0" w:noVBand="1"/>
      </w:tblPr>
      <w:tblGrid>
        <w:gridCol w:w="9396"/>
      </w:tblGrid>
      <w:tr w:rsidR="00C470D4" w14:paraId="75F439CE" w14:textId="77777777" w:rsidTr="00C470D4">
        <w:tc>
          <w:tcPr>
            <w:tcW w:w="9396" w:type="dxa"/>
            <w:shd w:val="clear" w:color="auto" w:fill="F2F2F2" w:themeFill="background1" w:themeFillShade="F2"/>
          </w:tcPr>
          <w:p w14:paraId="353FEA27"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14:paraId="7006B235"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4BEF8580"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14:paraId="3EE16F38"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14:paraId="69748A83"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14:paraId="36F2B542"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18206D83"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lastRenderedPageBreak/>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w:t>
            </w:r>
            <w:proofErr w:type="spellStart"/>
            <w:proofErr w:type="gramStart"/>
            <w:r w:rsidRPr="00C470D4">
              <w:rPr>
                <w:rFonts w:ascii="Consolas" w:hAnsi="Consolas" w:cs="Consolas"/>
                <w:color w:val="000000"/>
                <w:szCs w:val="20"/>
              </w:rPr>
              <w:t>gsn.goal</w:t>
            </w:r>
            <w:proofErr w:type="gramEnd"/>
            <w:r w:rsidRPr="00C470D4">
              <w:rPr>
                <w:rFonts w:ascii="Consolas" w:hAnsi="Consolas" w:cs="Consolas"/>
                <w:color w:val="000000"/>
                <w:szCs w:val="20"/>
              </w:rPr>
              <w:t>.sortBy</w:t>
            </w:r>
            <w:proofErr w:type="spellEnd"/>
            <w:r w:rsidRPr="00C470D4">
              <w:rPr>
                <w:rFonts w:ascii="Consolas" w:hAnsi="Consolas" w:cs="Consolas"/>
                <w:color w:val="000000"/>
                <w:szCs w:val="20"/>
              </w:rPr>
              <w:t>(g|g.id)){%]</w:t>
            </w:r>
          </w:p>
          <w:p w14:paraId="2F15E779"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765DDF3A"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proofErr w:type="gramStart"/>
            <w:r w:rsidRPr="00C470D4">
              <w:rPr>
                <w:rFonts w:ascii="Consolas" w:hAnsi="Consolas" w:cs="Consolas"/>
                <w:color w:val="000000"/>
                <w:szCs w:val="20"/>
              </w:rPr>
              <w:t>%]</w:t>
            </w:r>
            <w:r w:rsidRPr="00C470D4">
              <w:rPr>
                <w:rFonts w:ascii="Consolas" w:hAnsi="Consolas" w:cs="Consolas"/>
                <w:color w:val="2A00FF"/>
                <w:szCs w:val="20"/>
              </w:rPr>
              <w:t>&lt;</w:t>
            </w:r>
            <w:proofErr w:type="gramEnd"/>
            <w:r w:rsidRPr="00C470D4">
              <w:rPr>
                <w:rFonts w:ascii="Consolas" w:hAnsi="Consolas" w:cs="Consolas"/>
                <w:color w:val="2A00FF"/>
                <w:szCs w:val="20"/>
              </w:rPr>
              <w:t>/td&gt;</w:t>
            </w:r>
          </w:p>
          <w:p w14:paraId="0A499ED9"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g.source</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14:paraId="455F982A"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g.target</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14:paraId="7F5D58F9"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3B2B40DE"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14:paraId="05645A98" w14:textId="77777777" w:rsidR="00C470D4" w:rsidRDefault="00C470D4" w:rsidP="006F6CA7">
            <w:pPr>
              <w:keepNext/>
            </w:pPr>
            <w:r w:rsidRPr="00C470D4">
              <w:rPr>
                <w:rFonts w:ascii="Consolas" w:hAnsi="Consolas" w:cs="Consolas"/>
                <w:color w:val="2A00FF"/>
                <w:szCs w:val="20"/>
              </w:rPr>
              <w:t>&lt;/table&gt;</w:t>
            </w:r>
          </w:p>
        </w:tc>
      </w:tr>
    </w:tbl>
    <w:p w14:paraId="355A83B4" w14:textId="77777777" w:rsidR="00C470D4" w:rsidRDefault="006F6CA7" w:rsidP="006F6CA7">
      <w:pPr>
        <w:pStyle w:val="Caption"/>
      </w:pPr>
      <w:r>
        <w:lastRenderedPageBreak/>
        <w:t xml:space="preserve">Listing </w:t>
      </w:r>
      <w:fldSimple w:instr=" SEQ Listing \* ARABIC ">
        <w:r w:rsidR="006A1561">
          <w:rPr>
            <w:noProof/>
          </w:rPr>
          <w:t>7</w:t>
        </w:r>
      </w:fldSimple>
      <w:r>
        <w:t xml:space="preserve">: </w:t>
      </w:r>
      <w:r w:rsidRPr="00B67F9B">
        <w:t>HTML Table Generator EGL Script for GSN Community Standard Model</w:t>
      </w:r>
    </w:p>
    <w:p w14:paraId="6C7B7192" w14:textId="77777777" w:rsidR="00BA5394" w:rsidRPr="00BA5394" w:rsidRDefault="00BA5394" w:rsidP="00BA5394"/>
    <w:p w14:paraId="56C0DE6E" w14:textId="77777777"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14:paraId="40220D7C" w14:textId="77777777" w:rsidR="005F6A81" w:rsidRDefault="005F6A81" w:rsidP="003E6BCB">
      <w:pPr>
        <w:pStyle w:val="ListParagraph"/>
        <w:numPr>
          <w:ilvl w:val="0"/>
          <w:numId w:val="7"/>
        </w:numPr>
      </w:pPr>
      <w:r>
        <w:t>G2 has 5 outgoing link elements</w:t>
      </w:r>
      <w:r w:rsidR="00317969">
        <w:t>:</w:t>
      </w:r>
      <w:r>
        <w:t xml:space="preserve"> G2-C3, G2-C4, G2-G4, G2-G5 and G2-G6.</w:t>
      </w:r>
    </w:p>
    <w:p w14:paraId="756C1A9F" w14:textId="77777777" w:rsidR="005F6A81" w:rsidRDefault="005F6A81" w:rsidP="003E6BCB">
      <w:pPr>
        <w:pStyle w:val="ListParagraph"/>
        <w:numPr>
          <w:ilvl w:val="0"/>
          <w:numId w:val="7"/>
        </w:numPr>
      </w:pPr>
      <w:r>
        <w:t>G3 has 4 outgoing link element</w:t>
      </w:r>
      <w:r w:rsidR="00CE72A8">
        <w:t>s</w:t>
      </w:r>
      <w:r w:rsidR="00317969">
        <w:t>:</w:t>
      </w:r>
      <w:r>
        <w:t xml:space="preserve"> G3-C4, G3-C5, G3-G7 and G3-G8.</w:t>
      </w:r>
    </w:p>
    <w:p w14:paraId="4F463807" w14:textId="77777777"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14:paraId="33A9A3EC"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E03E8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BC70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EB59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14:paraId="67B4E34A"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E02597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E338C"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C402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657E2026"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807BA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4937A"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A990C"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5447421"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2A433E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75C6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0226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1B49AF7"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27DE26"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083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C02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5869932F"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8A9BB8F"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D683E"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4DFC7"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50F92AE5"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404D4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0DF59"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55BA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C5EB497"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1EF734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532D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C651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7A30EDF5"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842D628"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E7314"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1A919" w14:textId="77777777"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14:paraId="4225D3F4" w14:textId="77777777" w:rsidR="00C470D4" w:rsidRDefault="006F6CA7" w:rsidP="006F6CA7">
      <w:pPr>
        <w:pStyle w:val="Caption"/>
      </w:pPr>
      <w:r>
        <w:t xml:space="preserve">Table </w:t>
      </w:r>
      <w:fldSimple w:instr=" SEQ Table \* ARABIC ">
        <w:r w:rsidR="006A1561">
          <w:rPr>
            <w:noProof/>
          </w:rPr>
          <w:t>12</w:t>
        </w:r>
      </w:fldSimple>
      <w:r>
        <w:t xml:space="preserve">: </w:t>
      </w:r>
      <w:r w:rsidRPr="00127131">
        <w:t>GSN Model to HTML Table EGL Result</w:t>
      </w:r>
    </w:p>
    <w:p w14:paraId="40410C89" w14:textId="77777777" w:rsidR="00A52EA5" w:rsidRPr="00A52EA5" w:rsidRDefault="00A52EA5" w:rsidP="00A52EA5"/>
    <w:p w14:paraId="1A8AB5E5" w14:textId="77777777" w:rsidR="00B03CFF" w:rsidRDefault="00B03CFF" w:rsidP="00B03CFF">
      <w:pPr>
        <w:pStyle w:val="Heading4"/>
        <w:numPr>
          <w:ilvl w:val="3"/>
          <w:numId w:val="1"/>
        </w:numPr>
      </w:pPr>
      <w:r>
        <w:t>ETL Examples on GSN Community Standard Model</w:t>
      </w:r>
    </w:p>
    <w:p w14:paraId="5670C8AA" w14:textId="77777777" w:rsidR="00FF3DFA" w:rsidRDefault="00FF3DFA" w:rsidP="00FF3DFA"/>
    <w:p w14:paraId="3FCEFD9F" w14:textId="77777777"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 xml:space="preserve">ID, </w:t>
      </w:r>
      <w:proofErr w:type="spellStart"/>
      <w:proofErr w:type="gramStart"/>
      <w:r w:rsidR="0046604A">
        <w:t>xsi:type</w:t>
      </w:r>
      <w:proofErr w:type="spellEnd"/>
      <w:proofErr w:type="gramEnd"/>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14:paraId="02E48AC4" w14:textId="77777777" w:rsidR="006D1DAB" w:rsidRDefault="006D1DAB" w:rsidP="006D1DAB">
      <w:pPr>
        <w:keepNext/>
        <w:jc w:val="center"/>
      </w:pPr>
      <w:r w:rsidRPr="006D1DAB">
        <w:rPr>
          <w:noProof/>
          <w:lang w:eastAsia="en-CA"/>
        </w:rPr>
        <w:lastRenderedPageBreak/>
        <w:drawing>
          <wp:inline distT="0" distB="0" distL="0" distR="0" wp14:anchorId="1AD8B5B1" wp14:editId="06BF08F1">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878" cy="2926266"/>
                    </a:xfrm>
                    <a:prstGeom prst="rect">
                      <a:avLst/>
                    </a:prstGeom>
                  </pic:spPr>
                </pic:pic>
              </a:graphicData>
            </a:graphic>
          </wp:inline>
        </w:drawing>
      </w:r>
    </w:p>
    <w:p w14:paraId="14AC380E" w14:textId="77777777" w:rsidR="00A02577" w:rsidRDefault="006D1DAB" w:rsidP="00ED6737">
      <w:pPr>
        <w:pStyle w:val="Caption"/>
      </w:pPr>
      <w:r>
        <w:t xml:space="preserve">Figure </w:t>
      </w:r>
      <w:fldSimple w:instr=" SEQ Figure \* ARABIC ">
        <w:r w:rsidR="006A1561">
          <w:rPr>
            <w:noProof/>
          </w:rPr>
          <w:t>6</w:t>
        </w:r>
      </w:fldSimple>
      <w:r>
        <w:t xml:space="preserve">: </w:t>
      </w:r>
      <w:proofErr w:type="spellStart"/>
      <w:r w:rsidRPr="008B6139">
        <w:t>Astah</w:t>
      </w:r>
      <w:proofErr w:type="spellEnd"/>
      <w:r w:rsidRPr="008B6139">
        <w:t xml:space="preserve"> GSN XMI Model to Structured Content Model Transformation</w:t>
      </w:r>
      <w:r w:rsidRPr="006D1DAB">
        <w:t xml:space="preserve"> </w:t>
      </w:r>
    </w:p>
    <w:tbl>
      <w:tblPr>
        <w:tblStyle w:val="TableGrid"/>
        <w:tblW w:w="0" w:type="auto"/>
        <w:tblLook w:val="04A0" w:firstRow="1" w:lastRow="0" w:firstColumn="1" w:lastColumn="0" w:noHBand="0" w:noVBand="1"/>
      </w:tblPr>
      <w:tblGrid>
        <w:gridCol w:w="9396"/>
      </w:tblGrid>
      <w:tr w:rsidR="00876750" w14:paraId="6312902E" w14:textId="77777777" w:rsidTr="00876750">
        <w:tc>
          <w:tcPr>
            <w:tcW w:w="9396" w:type="dxa"/>
            <w:shd w:val="clear" w:color="auto" w:fill="F2F2F2" w:themeFill="background1" w:themeFillShade="F2"/>
          </w:tcPr>
          <w:p w14:paraId="2DEF231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14:paraId="4A21139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14:paraId="71F8C46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6F942ACA" w14:textId="77777777" w:rsidR="005F2B72" w:rsidRPr="005F2B72" w:rsidRDefault="005F2B72" w:rsidP="005F2B72">
            <w:pPr>
              <w:autoSpaceDE w:val="0"/>
              <w:autoSpaceDN w:val="0"/>
              <w:adjustRightInd w:val="0"/>
              <w:jc w:val="left"/>
              <w:rPr>
                <w:rFonts w:ascii="Consolas" w:hAnsi="Consolas" w:cs="Consolas"/>
                <w:szCs w:val="20"/>
              </w:rPr>
            </w:pPr>
          </w:p>
          <w:p w14:paraId="223A7335"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14:paraId="37627A6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xml:space="preserve">// Source is </w:t>
            </w:r>
            <w:proofErr w:type="spellStart"/>
            <w:r w:rsidRPr="005F2B72">
              <w:rPr>
                <w:rFonts w:ascii="Consolas" w:hAnsi="Consolas" w:cs="Consolas"/>
                <w:color w:val="3F7F5F"/>
                <w:szCs w:val="20"/>
              </w:rPr>
              <w:t>Astah</w:t>
            </w:r>
            <w:proofErr w:type="spellEnd"/>
            <w:r w:rsidRPr="005F2B72">
              <w:rPr>
                <w:rFonts w:ascii="Consolas" w:hAnsi="Consolas" w:cs="Consolas"/>
                <w:color w:val="3F7F5F"/>
                <w:szCs w:val="20"/>
              </w:rPr>
              <w:t xml:space="preserve"> GSN XMI Model file</w:t>
            </w:r>
          </w:p>
          <w:p w14:paraId="57FF1D4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a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w:t>
            </w:r>
            <w:proofErr w:type="spellEnd"/>
          </w:p>
          <w:p w14:paraId="7112444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14:paraId="64D1D5F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t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Target!Table</w:t>
            </w:r>
            <w:proofErr w:type="spellEnd"/>
            <w:r w:rsidRPr="005F2B72">
              <w:rPr>
                <w:rFonts w:ascii="Consolas" w:hAnsi="Consolas" w:cs="Consolas"/>
                <w:color w:val="000000"/>
                <w:szCs w:val="20"/>
              </w:rPr>
              <w:t xml:space="preserve"> {</w:t>
            </w:r>
          </w:p>
          <w:p w14:paraId="610B63B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14:paraId="0CFC3EC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14:paraId="44019BC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14:paraId="0CC21DA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14:paraId="0DF93D6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14:paraId="2DB5842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Source!gsn</w:t>
            </w:r>
            <w:proofErr w:type="gramEnd"/>
            <w:r w:rsidRPr="005F2B72">
              <w:rPr>
                <w:rFonts w:ascii="Consolas" w:hAnsi="Consolas" w:cs="Consolas"/>
                <w:color w:val="000000"/>
                <w:szCs w:val="20"/>
              </w:rPr>
              <w:t>.nodes.sortBy</w:t>
            </w:r>
            <w:proofErr w:type="spellEnd"/>
            <w:r w:rsidRPr="005F2B72">
              <w:rPr>
                <w:rFonts w:ascii="Consolas" w:hAnsi="Consolas" w:cs="Consolas"/>
                <w:color w:val="000000"/>
                <w:szCs w:val="20"/>
              </w:rPr>
              <w:t>(g|g.id)) {</w:t>
            </w:r>
          </w:p>
          <w:p w14:paraId="279C20B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 xml:space="preserve">{g.id, </w:t>
            </w:r>
            <w:proofErr w:type="spellStart"/>
            <w:r w:rsidRPr="005F2B72">
              <w:rPr>
                <w:rFonts w:ascii="Consolas" w:hAnsi="Consolas" w:cs="Consolas"/>
                <w:color w:val="000000"/>
                <w:szCs w:val="20"/>
              </w:rPr>
              <w:t>g.xsi_type</w:t>
            </w:r>
            <w:proofErr w:type="spell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g.content</w:t>
            </w:r>
            <w:proofErr w:type="spellEnd"/>
            <w:r w:rsidRPr="005F2B72">
              <w:rPr>
                <w:rFonts w:ascii="Consolas" w:hAnsi="Consolas" w:cs="Consolas"/>
                <w:color w:val="000000"/>
                <w:szCs w:val="20"/>
              </w:rPr>
              <w:t>});</w:t>
            </w:r>
          </w:p>
          <w:p w14:paraId="2BA0D89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14:paraId="54A0E759"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3BD835C5" w14:textId="77777777" w:rsidR="005F2B72" w:rsidRPr="005F2B72" w:rsidRDefault="005F2B72" w:rsidP="005F2B72">
            <w:pPr>
              <w:autoSpaceDE w:val="0"/>
              <w:autoSpaceDN w:val="0"/>
              <w:adjustRightInd w:val="0"/>
              <w:jc w:val="left"/>
              <w:rPr>
                <w:rFonts w:ascii="Consolas" w:hAnsi="Consolas" w:cs="Consolas"/>
                <w:szCs w:val="20"/>
              </w:rPr>
            </w:pPr>
          </w:p>
          <w:p w14:paraId="7093AAB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14:paraId="6C0A359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Target!Table</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createRow</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Sequence</w:t>
            </w:r>
            <w:r w:rsidRPr="005F2B72">
              <w:rPr>
                <w:rFonts w:ascii="Consolas" w:hAnsi="Consolas" w:cs="Consolas"/>
                <w:color w:val="000000"/>
                <w:szCs w:val="20"/>
              </w:rPr>
              <w:t>) {</w:t>
            </w:r>
          </w:p>
          <w:p w14:paraId="5EB75B7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row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Target!Row</w:t>
            </w:r>
            <w:proofErr w:type="spellEnd"/>
            <w:r w:rsidRPr="005F2B72">
              <w:rPr>
                <w:rFonts w:ascii="Consolas" w:hAnsi="Consolas" w:cs="Consolas"/>
                <w:color w:val="000000"/>
                <w:szCs w:val="20"/>
              </w:rPr>
              <w:t>;</w:t>
            </w:r>
          </w:p>
          <w:p w14:paraId="3B3BD9B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w:t>
            </w:r>
            <w:proofErr w:type="gramStart"/>
            <w:r w:rsidRPr="005F2B72">
              <w:rPr>
                <w:rFonts w:ascii="Consolas" w:hAnsi="Consolas" w:cs="Consolas"/>
                <w:color w:val="000000"/>
                <w:szCs w:val="20"/>
              </w:rPr>
              <w:t xml:space="preserve">{ </w:t>
            </w:r>
            <w:proofErr w:type="spellStart"/>
            <w:r w:rsidRPr="005F2B72">
              <w:rPr>
                <w:rFonts w:ascii="Consolas" w:hAnsi="Consolas" w:cs="Consolas"/>
                <w:color w:val="000000"/>
                <w:szCs w:val="20"/>
              </w:rPr>
              <w:t>row</w:t>
            </w:r>
            <w:proofErr w:type="gramEnd"/>
            <w:r w:rsidRPr="005F2B72">
              <w:rPr>
                <w:rFonts w:ascii="Consolas" w:hAnsi="Consolas" w:cs="Consolas"/>
                <w:color w:val="000000"/>
                <w:szCs w:val="20"/>
              </w:rPr>
              <w:t>.createCell</w:t>
            </w:r>
            <w:proofErr w:type="spellEnd"/>
            <w:r w:rsidRPr="005F2B72">
              <w:rPr>
                <w:rFonts w:ascii="Consolas" w:hAnsi="Consolas" w:cs="Consolas"/>
                <w:color w:val="000000"/>
                <w:szCs w:val="20"/>
              </w:rPr>
              <w:t>(c); }</w:t>
            </w:r>
          </w:p>
          <w:p w14:paraId="021B1466"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.rows.add</w:t>
            </w:r>
            <w:proofErr w:type="spellEnd"/>
            <w:r w:rsidRPr="005F2B72">
              <w:rPr>
                <w:rFonts w:ascii="Consolas" w:hAnsi="Consolas" w:cs="Consolas"/>
                <w:color w:val="000000"/>
                <w:szCs w:val="20"/>
              </w:rPr>
              <w:t>(row);</w:t>
            </w:r>
          </w:p>
          <w:p w14:paraId="63EA504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2F1617EC" w14:textId="77777777" w:rsidR="005F2B72" w:rsidRPr="005F2B72" w:rsidRDefault="005F2B72" w:rsidP="005F2B72">
            <w:pPr>
              <w:autoSpaceDE w:val="0"/>
              <w:autoSpaceDN w:val="0"/>
              <w:adjustRightInd w:val="0"/>
              <w:jc w:val="left"/>
              <w:rPr>
                <w:rFonts w:ascii="Consolas" w:hAnsi="Consolas" w:cs="Consolas"/>
                <w:szCs w:val="20"/>
              </w:rPr>
            </w:pPr>
          </w:p>
          <w:p w14:paraId="7DA093B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14:paraId="144F012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Target!Row</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createCell</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Any</w:t>
            </w:r>
            <w:r w:rsidRPr="005F2B72">
              <w:rPr>
                <w:rFonts w:ascii="Consolas" w:hAnsi="Consolas" w:cs="Consolas"/>
                <w:color w:val="000000"/>
                <w:szCs w:val="20"/>
              </w:rPr>
              <w:t>) {</w:t>
            </w:r>
          </w:p>
          <w:p w14:paraId="35EB5DBA"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cell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Target!Cell</w:t>
            </w:r>
            <w:proofErr w:type="spellEnd"/>
            <w:r w:rsidRPr="005F2B72">
              <w:rPr>
                <w:rFonts w:ascii="Consolas" w:hAnsi="Consolas" w:cs="Consolas"/>
                <w:color w:val="000000"/>
                <w:szCs w:val="20"/>
              </w:rPr>
              <w:t>;</w:t>
            </w:r>
          </w:p>
          <w:p w14:paraId="2177836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cell.content</w:t>
            </w:r>
            <w:proofErr w:type="spellEnd"/>
            <w:proofErr w:type="gramEnd"/>
            <w:r w:rsidRPr="005F2B72">
              <w:rPr>
                <w:rFonts w:ascii="Consolas" w:hAnsi="Consolas" w:cs="Consolas"/>
                <w:color w:val="000000"/>
                <w:szCs w:val="20"/>
              </w:rPr>
              <w:t xml:space="preserve"> = content + </w:t>
            </w:r>
            <w:r w:rsidRPr="005F2B72">
              <w:rPr>
                <w:rFonts w:ascii="Consolas" w:hAnsi="Consolas" w:cs="Consolas"/>
                <w:color w:val="2A00FF"/>
                <w:szCs w:val="20"/>
              </w:rPr>
              <w:t>""</w:t>
            </w:r>
            <w:r w:rsidRPr="005F2B72">
              <w:rPr>
                <w:rFonts w:ascii="Consolas" w:hAnsi="Consolas" w:cs="Consolas"/>
                <w:color w:val="000000"/>
                <w:szCs w:val="20"/>
              </w:rPr>
              <w:t>;</w:t>
            </w:r>
          </w:p>
          <w:p w14:paraId="00F8262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.cells.add</w:t>
            </w:r>
            <w:proofErr w:type="spellEnd"/>
            <w:r w:rsidRPr="005F2B72">
              <w:rPr>
                <w:rFonts w:ascii="Consolas" w:hAnsi="Consolas" w:cs="Consolas"/>
                <w:color w:val="000000"/>
                <w:szCs w:val="20"/>
              </w:rPr>
              <w:t>(cell);</w:t>
            </w:r>
          </w:p>
          <w:p w14:paraId="4ADBD6E5"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6ECFE249" w14:textId="77777777" w:rsidR="005F2B72" w:rsidRPr="005F2B72" w:rsidRDefault="005F2B72" w:rsidP="005F2B72">
            <w:pPr>
              <w:autoSpaceDE w:val="0"/>
              <w:autoSpaceDN w:val="0"/>
              <w:adjustRightInd w:val="0"/>
              <w:jc w:val="left"/>
              <w:rPr>
                <w:rFonts w:ascii="Consolas" w:hAnsi="Consolas" w:cs="Consolas"/>
                <w:szCs w:val="20"/>
              </w:rPr>
            </w:pPr>
          </w:p>
          <w:p w14:paraId="382900A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14:paraId="180BFE49"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root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Target!Content</w:t>
            </w:r>
            <w:proofErr w:type="spellEnd"/>
            <w:r w:rsidRPr="005F2B72">
              <w:rPr>
                <w:rFonts w:ascii="Consolas" w:hAnsi="Consolas" w:cs="Consolas"/>
                <w:color w:val="000000"/>
                <w:szCs w:val="20"/>
              </w:rPr>
              <w:t>;</w:t>
            </w:r>
          </w:p>
          <w:p w14:paraId="1F26FFA7"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root.tables</w:t>
            </w:r>
            <w:proofErr w:type="gramEnd"/>
            <w:r w:rsidRPr="005F2B72">
              <w:rPr>
                <w:rFonts w:ascii="Consolas" w:hAnsi="Consolas" w:cs="Consolas"/>
                <w:color w:val="000000"/>
                <w:szCs w:val="20"/>
              </w:rPr>
              <w:t>.addAll</w:t>
            </w:r>
            <w:proofErr w:type="spellEnd"/>
            <w:r w:rsidRPr="005F2B72">
              <w:rPr>
                <w:rFonts w:ascii="Consolas" w:hAnsi="Consolas" w:cs="Consolas"/>
                <w:color w:val="000000"/>
                <w:szCs w:val="20"/>
              </w:rPr>
              <w:t>(</w:t>
            </w:r>
            <w:proofErr w:type="spellStart"/>
            <w:r w:rsidRPr="005F2B72">
              <w:rPr>
                <w:rFonts w:ascii="Consolas" w:hAnsi="Consolas" w:cs="Consolas"/>
                <w:color w:val="000000"/>
                <w:szCs w:val="20"/>
              </w:rPr>
              <w:t>Target!Table.all</w:t>
            </w:r>
            <w:proofErr w:type="spellEnd"/>
            <w:r w:rsidRPr="005F2B72">
              <w:rPr>
                <w:rFonts w:ascii="Consolas" w:hAnsi="Consolas" w:cs="Consolas"/>
                <w:color w:val="000000"/>
                <w:szCs w:val="20"/>
              </w:rPr>
              <w:t>);</w:t>
            </w:r>
          </w:p>
          <w:p w14:paraId="362A67E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14:paraId="13E2137E" w14:textId="77777777" w:rsidR="00876750" w:rsidRDefault="005F2B72" w:rsidP="006F6CA7">
            <w:pPr>
              <w:keepNext/>
              <w:jc w:val="left"/>
            </w:pPr>
            <w:r w:rsidRPr="005F2B72">
              <w:rPr>
                <w:rFonts w:ascii="Consolas" w:hAnsi="Consolas" w:cs="Consolas"/>
                <w:color w:val="000000"/>
                <w:szCs w:val="20"/>
              </w:rPr>
              <w:t>}</w:t>
            </w:r>
          </w:p>
        </w:tc>
      </w:tr>
    </w:tbl>
    <w:p w14:paraId="5A321285" w14:textId="77777777" w:rsidR="00876750" w:rsidRDefault="006F6CA7" w:rsidP="006F6CA7">
      <w:pPr>
        <w:pStyle w:val="Caption"/>
      </w:pPr>
      <w:r>
        <w:lastRenderedPageBreak/>
        <w:t xml:space="preserve">Listing </w:t>
      </w:r>
      <w:fldSimple w:instr=" SEQ Listing \* ARABIC ">
        <w:r w:rsidR="006A1561">
          <w:rPr>
            <w:noProof/>
          </w:rPr>
          <w:t>8</w:t>
        </w:r>
      </w:fldSimple>
      <w:r>
        <w:t xml:space="preserve">: </w:t>
      </w:r>
      <w:r w:rsidRPr="0062222C">
        <w:t>GSN to Structured Content ETL Script for GSN Community Standard Model</w:t>
      </w:r>
    </w:p>
    <w:p w14:paraId="4DFD620A" w14:textId="77777777" w:rsidR="00BA5394" w:rsidRPr="00BA5394" w:rsidRDefault="00BA5394" w:rsidP="00BA5394"/>
    <w:p w14:paraId="0CA6FECA" w14:textId="77777777"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14:paraId="7D894719" w14:textId="77777777" w:rsidR="00DA7D0E" w:rsidRDefault="00DA7D0E" w:rsidP="0058479A"/>
    <w:tbl>
      <w:tblPr>
        <w:tblStyle w:val="TableGrid"/>
        <w:tblW w:w="0" w:type="auto"/>
        <w:tblLook w:val="04A0" w:firstRow="1" w:lastRow="0" w:firstColumn="1" w:lastColumn="0" w:noHBand="0" w:noVBand="1"/>
      </w:tblPr>
      <w:tblGrid>
        <w:gridCol w:w="9396"/>
      </w:tblGrid>
      <w:tr w:rsidR="00CA3675" w14:paraId="7EDD9F92" w14:textId="77777777" w:rsidTr="00CA3675">
        <w:tc>
          <w:tcPr>
            <w:tcW w:w="9396" w:type="dxa"/>
            <w:shd w:val="clear" w:color="auto" w:fill="F2F2F2" w:themeFill="background1" w:themeFillShade="F2"/>
          </w:tcPr>
          <w:p w14:paraId="1679815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14:paraId="4E64D395" w14:textId="77777777"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proofErr w:type="spellStart"/>
            <w:proofErr w:type="gramStart"/>
            <w:r w:rsidRPr="00C1589E">
              <w:rPr>
                <w:rFonts w:ascii="Consolas" w:hAnsi="Consolas" w:cs="Consolas"/>
                <w:szCs w:val="24"/>
              </w:rPr>
              <w:t>structuredContent:Content</w:t>
            </w:r>
            <w:proofErr w:type="spellEnd"/>
            <w:proofErr w:type="gramEnd"/>
            <w:r w:rsidRPr="00C1589E">
              <w:rPr>
                <w:rFonts w:ascii="Consolas" w:hAnsi="Consolas" w:cs="Consolas"/>
                <w:szCs w:val="24"/>
              </w:rPr>
              <w:t xml:space="preserve"> </w:t>
            </w:r>
            <w:proofErr w:type="spellStart"/>
            <w:r w:rsidRPr="00C1589E">
              <w:rPr>
                <w:rFonts w:ascii="Consolas" w:hAnsi="Consolas" w:cs="Consolas"/>
                <w:szCs w:val="24"/>
              </w:rPr>
              <w:t>xmi:version</w:t>
            </w:r>
            <w:proofErr w:type="spellEnd"/>
            <w:r w:rsidRPr="00C1589E">
              <w:rPr>
                <w:rFonts w:ascii="Consolas" w:hAnsi="Consolas" w:cs="Consolas"/>
                <w:szCs w:val="24"/>
              </w:rPr>
              <w:t xml:space="preserve">="2.0" </w:t>
            </w:r>
          </w:p>
          <w:p w14:paraId="0D15CC34"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xmlns:xmi</w:t>
            </w:r>
            <w:proofErr w:type="spellEnd"/>
            <w:proofErr w:type="gramEnd"/>
            <w:r w:rsidR="00CA3675" w:rsidRPr="00C1589E">
              <w:rPr>
                <w:rFonts w:ascii="Consolas" w:hAnsi="Consolas" w:cs="Consolas"/>
                <w:szCs w:val="24"/>
              </w:rPr>
              <w:t xml:space="preserve">="http://www.omg.org/XMI" </w:t>
            </w:r>
          </w:p>
          <w:p w14:paraId="1847AEE6"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xmlns:xsi</w:t>
            </w:r>
            <w:proofErr w:type="spellEnd"/>
            <w:proofErr w:type="gramEnd"/>
            <w:r w:rsidR="00CA3675" w:rsidRPr="00C1589E">
              <w:rPr>
                <w:rFonts w:ascii="Consolas" w:hAnsi="Consolas" w:cs="Consolas"/>
                <w:szCs w:val="24"/>
              </w:rPr>
              <w:t xml:space="preserve">="http://www.w3.org/2001/XMLSchema-instance" </w:t>
            </w:r>
          </w:p>
          <w:p w14:paraId="110D7663"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gramStart"/>
            <w:r w:rsidR="00CA3675" w:rsidRPr="00C1589E">
              <w:rPr>
                <w:rFonts w:ascii="Consolas" w:hAnsi="Consolas" w:cs="Consolas"/>
                <w:szCs w:val="24"/>
              </w:rPr>
              <w:t>xmlns:structuredContent</w:t>
            </w:r>
            <w:proofErr w:type="gramEnd"/>
            <w:r w:rsidR="00CA3675" w:rsidRPr="00C1589E">
              <w:rPr>
                <w:rFonts w:ascii="Consolas" w:hAnsi="Consolas" w:cs="Consolas"/>
                <w:szCs w:val="24"/>
              </w:rPr>
              <w:t xml:space="preserve">="http://www.example.org/structuredContent" </w:t>
            </w:r>
          </w:p>
          <w:p w14:paraId="4C837CB8"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xsi:schemaLocation</w:t>
            </w:r>
            <w:proofErr w:type="spellEnd"/>
            <w:proofErr w:type="gramEnd"/>
            <w:r w:rsidR="00CA3675" w:rsidRPr="00C1589E">
              <w:rPr>
                <w:rFonts w:ascii="Consolas" w:hAnsi="Consolas" w:cs="Consolas"/>
                <w:szCs w:val="24"/>
              </w:rPr>
              <w:t xml:space="preserve">="http://www.example.org/structuredContent </w:t>
            </w:r>
          </w:p>
          <w:p w14:paraId="6B5486FE" w14:textId="77777777"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StructuredContent.ecore</w:t>
            </w:r>
            <w:proofErr w:type="spellEnd"/>
            <w:r w:rsidR="00CA3675" w:rsidRPr="00C1589E">
              <w:rPr>
                <w:rFonts w:ascii="Consolas" w:hAnsi="Consolas" w:cs="Consolas"/>
                <w:szCs w:val="24"/>
              </w:rPr>
              <w:t>"&gt;</w:t>
            </w:r>
          </w:p>
          <w:p w14:paraId="24CBAA8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14:paraId="345A8278"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0F4C059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14:paraId="728057E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14:paraId="40BA6E5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14:paraId="4B28365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0BA1BB8"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5EC659CD"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14:paraId="7A70064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ARM:Claim</w:t>
            </w:r>
            <w:proofErr w:type="spellEnd"/>
            <w:proofErr w:type="gramEnd"/>
            <w:r w:rsidRPr="00C1589E">
              <w:rPr>
                <w:rFonts w:ascii="Consolas" w:hAnsi="Consolas" w:cs="Consolas"/>
                <w:szCs w:val="24"/>
              </w:rPr>
              <w:t>"/&gt;</w:t>
            </w:r>
          </w:p>
          <w:p w14:paraId="36ACE453"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14:paraId="21C00F9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02383C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4D83344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14:paraId="3D7A1AA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105C763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14:paraId="4630131E"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D5A3865"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4932540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14:paraId="2ACD97F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2C4C6E6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14:paraId="0B34F0D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&lt;/rows&gt;</w:t>
            </w:r>
          </w:p>
          <w:p w14:paraId="0908262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18AC429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14:paraId="23828873"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61B95A1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14:paraId="1EC26560" w14:textId="77777777"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14:paraId="22B7C3C2" w14:textId="77777777" w:rsidR="00CA3675" w:rsidRDefault="00CA3675" w:rsidP="006F6CA7">
            <w:pPr>
              <w:keepNext/>
            </w:pPr>
            <w:r w:rsidRPr="00C1589E">
              <w:rPr>
                <w:rFonts w:ascii="Consolas" w:hAnsi="Consolas"/>
                <w:szCs w:val="24"/>
              </w:rPr>
              <w:t xml:space="preserve">       …</w:t>
            </w:r>
          </w:p>
        </w:tc>
      </w:tr>
    </w:tbl>
    <w:p w14:paraId="173FA9CA" w14:textId="77777777" w:rsidR="00CA3675" w:rsidRDefault="006F6CA7" w:rsidP="006F6CA7">
      <w:pPr>
        <w:pStyle w:val="Caption"/>
        <w:rPr>
          <w:noProof/>
        </w:rPr>
      </w:pPr>
      <w:r>
        <w:lastRenderedPageBreak/>
        <w:t xml:space="preserve">Listing </w:t>
      </w:r>
      <w:fldSimple w:instr=" SEQ Listing \* ARABIC ">
        <w:r w:rsidR="006A1561">
          <w:rPr>
            <w:noProof/>
          </w:rPr>
          <w:t>9</w:t>
        </w:r>
      </w:fldSimple>
      <w:r>
        <w:t xml:space="preserve">: </w:t>
      </w:r>
      <w:r w:rsidRPr="009448EC">
        <w:t>ETL Script's Output Structured Content Model XML File</w:t>
      </w:r>
    </w:p>
    <w:p w14:paraId="006166B4" w14:textId="77777777" w:rsidR="00BA5394" w:rsidRPr="00BA5394" w:rsidRDefault="00BA5394" w:rsidP="00BA5394"/>
    <w:p w14:paraId="33ADC356" w14:textId="77777777" w:rsidR="007B37EB" w:rsidRDefault="007B37EB" w:rsidP="007B37EB">
      <w:pPr>
        <w:pStyle w:val="Heading3"/>
        <w:numPr>
          <w:ilvl w:val="2"/>
          <w:numId w:val="1"/>
        </w:numPr>
      </w:pPr>
      <w:bookmarkStart w:id="223" w:name="_Toc46500796"/>
      <w:r>
        <w:t>Coffee Cup Safety Standards GSN M</w:t>
      </w:r>
      <w:r w:rsidR="00E05462">
        <w:t>odel</w:t>
      </w:r>
      <w:bookmarkEnd w:id="223"/>
    </w:p>
    <w:p w14:paraId="2C2B79B6" w14:textId="77777777" w:rsidR="007B37EB" w:rsidRDefault="007B37EB" w:rsidP="00CA3675"/>
    <w:p w14:paraId="1AE8F736" w14:textId="77777777" w:rsidR="00C50107" w:rsidRDefault="00D62C4D" w:rsidP="00CA3675">
      <w:ins w:id="224" w:author="Paige, Richard" w:date="2020-07-29T17:03:00Z">
        <w:r>
          <w:t xml:space="preserve">The </w:t>
        </w:r>
      </w:ins>
      <w:r w:rsidR="00C50107">
        <w:t xml:space="preserve">Coffee cup </w:t>
      </w:r>
      <w:del w:id="225" w:author="Paige, Richard" w:date="2020-07-29T17:03:00Z">
        <w:r w:rsidR="00C50107" w:rsidDel="00D62C4D">
          <w:delText xml:space="preserve">safety cases </w:delText>
        </w:r>
      </w:del>
      <w:r w:rsidR="00C50107">
        <w:t xml:space="preserve">GSN diagram </w:t>
      </w:r>
      <w:ins w:id="226" w:author="Paige, Richard" w:date="2020-07-29T17:03:00Z">
        <w:r>
          <w:t>appears in another previously published</w:t>
        </w:r>
      </w:ins>
      <w:del w:id="227" w:author="Paige, Richard" w:date="2020-07-29T17:03:00Z">
        <w:r w:rsidR="00C50107" w:rsidDel="00D62C4D">
          <w:delText xml:space="preserve">is another </w:delText>
        </w:r>
      </w:del>
      <w:ins w:id="228" w:author="Paige, Richard" w:date="2020-07-29T17:03:00Z">
        <w:r>
          <w:t xml:space="preserve"> </w:t>
        </w:r>
      </w:ins>
      <w:r w:rsidR="00C50107">
        <w:t>McMaster master</w:t>
      </w:r>
      <w:del w:id="229" w:author="Paige, Richard" w:date="2020-07-29T17:03:00Z">
        <w:r w:rsidR="00C50107" w:rsidDel="00D62C4D">
          <w:delText xml:space="preserve"> project</w:delText>
        </w:r>
      </w:del>
      <w:ins w:id="230" w:author="Paige, Richard" w:date="2020-07-29T17:03:00Z">
        <w:r>
          <w:t xml:space="preserve">’s </w:t>
        </w:r>
        <w:commentRangeStart w:id="231"/>
        <w:r>
          <w:t>thesis</w:t>
        </w:r>
        <w:commentRangeEnd w:id="231"/>
        <w:r>
          <w:rPr>
            <w:rStyle w:val="CommentReference"/>
          </w:rPr>
          <w:commentReference w:id="231"/>
        </w:r>
      </w:ins>
      <w:r w:rsidR="00C50107">
        <w:t xml:space="preserve">.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4 modules: R (Requirements),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14:paraId="7660A004" w14:textId="77777777" w:rsidR="00ED6737" w:rsidRPr="00A02577" w:rsidRDefault="00ED6737" w:rsidP="00CA3675"/>
    <w:p w14:paraId="73E7ABA4" w14:textId="77777777" w:rsidR="00D10FB1" w:rsidRDefault="00D10FB1" w:rsidP="00D10FB1">
      <w:pPr>
        <w:keepNext/>
        <w:jc w:val="center"/>
      </w:pPr>
      <w:r>
        <w:rPr>
          <w:noProof/>
          <w:lang w:eastAsia="en-CA"/>
        </w:rPr>
        <w:lastRenderedPageBreak/>
        <w:drawing>
          <wp:inline distT="0" distB="0" distL="0" distR="0" wp14:anchorId="69C6BD85" wp14:editId="08618B75">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8">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14:paraId="19B0ABE4" w14:textId="77777777" w:rsidR="00D10FB1" w:rsidRDefault="00D10FB1" w:rsidP="00D10FB1">
      <w:pPr>
        <w:pStyle w:val="Caption"/>
      </w:pPr>
      <w:r>
        <w:t xml:space="preserve">Figure </w:t>
      </w:r>
      <w:fldSimple w:instr=" SEQ Figure \* ARABIC ">
        <w:r w:rsidR="006A1561">
          <w:rPr>
            <w:noProof/>
          </w:rPr>
          <w:t>7</w:t>
        </w:r>
      </w:fldSimple>
      <w:r>
        <w:t>: An Example GSN Diagram for Coffee Cup Safety Cases</w:t>
      </w:r>
    </w:p>
    <w:p w14:paraId="29BF004D" w14:textId="77777777" w:rsidR="00833765" w:rsidRDefault="00833765" w:rsidP="00833765"/>
    <w:p w14:paraId="1F7B65D6" w14:textId="77777777" w:rsidR="00A02305" w:rsidRDefault="00833765" w:rsidP="00AE6C3C">
      <w:proofErr w:type="spellStart"/>
      <w:r>
        <w:t>Astah</w:t>
      </w:r>
      <w:proofErr w:type="spellEnd"/>
      <w:r>
        <w:t xml:space="preserve"> GSN XMI file doesn’t store modules thus the user cannot access the modules via Epsilon. Some EOL examples </w:t>
      </w:r>
      <w:r w:rsidR="00AE6C3C">
        <w:t xml:space="preserve">are </w:t>
      </w:r>
      <w:r>
        <w:t>given below.</w:t>
      </w:r>
      <w:r w:rsidR="00AE6C3C">
        <w:t xml:space="preserve"> “C!” part indicates the </w:t>
      </w:r>
      <w:proofErr w:type="spellStart"/>
      <w:r w:rsidR="00AE6C3C">
        <w:t>Astah</w:t>
      </w:r>
      <w:proofErr w:type="spellEnd"/>
      <w:r w:rsidR="00AE6C3C">
        <w:t xml:space="preserve">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14:paraId="5BFE90BE" w14:textId="77777777" w:rsidR="00991B2E" w:rsidRDefault="00991B2E" w:rsidP="00AE6C3C"/>
    <w:p w14:paraId="5003A63C" w14:textId="77777777" w:rsidR="00ED6737" w:rsidRDefault="00ED6737" w:rsidP="00AE6C3C"/>
    <w:p w14:paraId="370D2423" w14:textId="77777777" w:rsidR="00ED6737" w:rsidRPr="00AE6C3C" w:rsidRDefault="00ED6737" w:rsidP="00AE6C3C"/>
    <w:tbl>
      <w:tblPr>
        <w:tblStyle w:val="TableGrid"/>
        <w:tblW w:w="0" w:type="auto"/>
        <w:tblLook w:val="04A0" w:firstRow="1" w:lastRow="0" w:firstColumn="1" w:lastColumn="0" w:noHBand="0" w:noVBand="1"/>
      </w:tblPr>
      <w:tblGrid>
        <w:gridCol w:w="4835"/>
        <w:gridCol w:w="4561"/>
      </w:tblGrid>
      <w:tr w:rsidR="00A02305" w14:paraId="16390BBB" w14:textId="77777777" w:rsidTr="00E44B33">
        <w:tc>
          <w:tcPr>
            <w:tcW w:w="4698" w:type="dxa"/>
            <w:tcBorders>
              <w:bottom w:val="nil"/>
            </w:tcBorders>
            <w:shd w:val="clear" w:color="auto" w:fill="28B4C8"/>
          </w:tcPr>
          <w:p w14:paraId="0E30327A" w14:textId="77777777" w:rsidR="00A02305" w:rsidRPr="00A02305" w:rsidRDefault="00A02305" w:rsidP="00A02305">
            <w:pPr>
              <w:jc w:val="center"/>
              <w:rPr>
                <w:b/>
              </w:rPr>
            </w:pPr>
            <w:r w:rsidRPr="00A02305">
              <w:rPr>
                <w:b/>
              </w:rPr>
              <w:t>EOL</w:t>
            </w:r>
          </w:p>
        </w:tc>
        <w:tc>
          <w:tcPr>
            <w:tcW w:w="4698" w:type="dxa"/>
            <w:tcBorders>
              <w:bottom w:val="nil"/>
            </w:tcBorders>
            <w:shd w:val="clear" w:color="auto" w:fill="28B4C8"/>
          </w:tcPr>
          <w:p w14:paraId="6A0D2B0A" w14:textId="77777777" w:rsidR="00A02305" w:rsidRPr="00A02305" w:rsidRDefault="00A02305" w:rsidP="00A02305">
            <w:pPr>
              <w:jc w:val="center"/>
              <w:rPr>
                <w:b/>
              </w:rPr>
            </w:pPr>
            <w:r w:rsidRPr="00A02305">
              <w:rPr>
                <w:b/>
              </w:rPr>
              <w:t>Result</w:t>
            </w:r>
          </w:p>
        </w:tc>
      </w:tr>
      <w:tr w:rsidR="00A02305" w14:paraId="0EC02214" w14:textId="77777777" w:rsidTr="00A02305">
        <w:tc>
          <w:tcPr>
            <w:tcW w:w="4698" w:type="dxa"/>
            <w:tcBorders>
              <w:top w:val="nil"/>
            </w:tcBorders>
          </w:tcPr>
          <w:p w14:paraId="2583CA65" w14:textId="77777777" w:rsidR="00A02305" w:rsidRPr="00A02305" w:rsidRDefault="00A02305" w:rsidP="00A02305">
            <w:pPr>
              <w:autoSpaceDE w:val="0"/>
              <w:autoSpaceDN w:val="0"/>
              <w:adjustRightInd w:val="0"/>
              <w:jc w:val="left"/>
              <w:rPr>
                <w:rFonts w:ascii="Consolas" w:hAnsi="Consolas" w:cs="Consolas"/>
                <w:szCs w:val="20"/>
              </w:rPr>
            </w:pPr>
            <w:proofErr w:type="spellStart"/>
            <w:proofErr w:type="gramStart"/>
            <w:r w:rsidRPr="00A02305">
              <w:rPr>
                <w:rFonts w:ascii="Consolas" w:hAnsi="Consolas" w:cs="Consolas"/>
                <w:color w:val="000000"/>
                <w:szCs w:val="20"/>
              </w:rPr>
              <w:t>C!gsn</w:t>
            </w:r>
            <w:proofErr w:type="gramEnd"/>
            <w:r w:rsidRPr="00A02305">
              <w:rPr>
                <w:rFonts w:ascii="Consolas" w:hAnsi="Consolas" w:cs="Consolas"/>
                <w:color w:val="000000"/>
                <w:szCs w:val="20"/>
              </w:rPr>
              <w:t>.SRTop.content.println</w:t>
            </w:r>
            <w:proofErr w:type="spellEnd"/>
            <w:r w:rsidRPr="00A02305">
              <w:rPr>
                <w:rFonts w:ascii="Consolas" w:hAnsi="Consolas" w:cs="Consolas"/>
                <w:color w:val="000000"/>
                <w:szCs w:val="20"/>
              </w:rPr>
              <w:t>();</w:t>
            </w:r>
          </w:p>
        </w:tc>
        <w:tc>
          <w:tcPr>
            <w:tcW w:w="4698" w:type="dxa"/>
            <w:tcBorders>
              <w:top w:val="nil"/>
            </w:tcBorders>
          </w:tcPr>
          <w:p w14:paraId="4BF846C7" w14:textId="77777777" w:rsidR="00A02305" w:rsidRDefault="006B73CC" w:rsidP="00AE6C3C">
            <w:r>
              <w:t>Claim is decomposed into: …</w:t>
            </w:r>
          </w:p>
        </w:tc>
      </w:tr>
      <w:tr w:rsidR="00A02305" w14:paraId="33F783D5" w14:textId="77777777" w:rsidTr="00A02305">
        <w:tc>
          <w:tcPr>
            <w:tcW w:w="4698" w:type="dxa"/>
          </w:tcPr>
          <w:p w14:paraId="7BE80E50" w14:textId="77777777"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C!gsn.topclaim.id.println</w:t>
            </w:r>
            <w:proofErr w:type="spellEnd"/>
            <w:r w:rsidRPr="00A02305">
              <w:rPr>
                <w:rFonts w:ascii="Consolas" w:hAnsi="Consolas" w:cs="Consolas"/>
                <w:color w:val="000000"/>
                <w:szCs w:val="20"/>
              </w:rPr>
              <w:t>();</w:t>
            </w:r>
          </w:p>
        </w:tc>
        <w:tc>
          <w:tcPr>
            <w:tcW w:w="4698" w:type="dxa"/>
          </w:tcPr>
          <w:p w14:paraId="107A03FC" w14:textId="77777777" w:rsidR="00A02305" w:rsidRDefault="006B73CC" w:rsidP="00AE6C3C">
            <w:r>
              <w:t>Top Claim</w:t>
            </w:r>
          </w:p>
        </w:tc>
      </w:tr>
      <w:tr w:rsidR="00A02305" w14:paraId="575F1624" w14:textId="77777777" w:rsidTr="00A02305">
        <w:tc>
          <w:tcPr>
            <w:tcW w:w="4698" w:type="dxa"/>
          </w:tcPr>
          <w:p w14:paraId="39895F71" w14:textId="77777777" w:rsidR="00A02305" w:rsidRPr="00A02305" w:rsidRDefault="00A02305" w:rsidP="00A02305">
            <w:pPr>
              <w:autoSpaceDE w:val="0"/>
              <w:autoSpaceDN w:val="0"/>
              <w:adjustRightInd w:val="0"/>
              <w:jc w:val="left"/>
              <w:rPr>
                <w:rFonts w:ascii="Consolas" w:hAnsi="Consolas" w:cs="Consolas"/>
                <w:szCs w:val="20"/>
              </w:rPr>
            </w:pPr>
            <w:proofErr w:type="gramStart"/>
            <w:r w:rsidRPr="00A02305">
              <w:rPr>
                <w:rFonts w:ascii="Consolas" w:hAnsi="Consolas" w:cs="Consolas"/>
                <w:color w:val="000000"/>
                <w:szCs w:val="20"/>
              </w:rPr>
              <w:t>C!gsn.assumption1.xmi</w:t>
            </w:r>
            <w:proofErr w:type="gramEnd"/>
            <w:r w:rsidRPr="00A02305">
              <w:rPr>
                <w:rFonts w:ascii="Consolas" w:hAnsi="Consolas" w:cs="Consolas"/>
                <w:color w:val="000000"/>
                <w:szCs w:val="20"/>
              </w:rPr>
              <w:t>_id.println();</w:t>
            </w:r>
          </w:p>
        </w:tc>
        <w:tc>
          <w:tcPr>
            <w:tcW w:w="4698" w:type="dxa"/>
          </w:tcPr>
          <w:p w14:paraId="661F3C74" w14:textId="77777777" w:rsidR="00A02305" w:rsidRDefault="006B73CC" w:rsidP="00AE6C3C">
            <w:r w:rsidRPr="006B73CC">
              <w:t>_c-Mxh8UxEeq7rp480IS80w</w:t>
            </w:r>
          </w:p>
        </w:tc>
      </w:tr>
      <w:tr w:rsidR="00A02305" w14:paraId="107CB1FA" w14:textId="77777777" w:rsidTr="00A02305">
        <w:tc>
          <w:tcPr>
            <w:tcW w:w="4698" w:type="dxa"/>
          </w:tcPr>
          <w:p w14:paraId="75E14169" w14:textId="77777777" w:rsidR="00A02305" w:rsidRDefault="00A02305" w:rsidP="00A02305">
            <w:pPr>
              <w:autoSpaceDE w:val="0"/>
              <w:autoSpaceDN w:val="0"/>
              <w:adjustRightInd w:val="0"/>
              <w:jc w:val="left"/>
            </w:pPr>
            <w:r w:rsidRPr="00A02305">
              <w:rPr>
                <w:rFonts w:ascii="Consolas" w:hAnsi="Consolas" w:cs="Consolas"/>
                <w:color w:val="000000"/>
                <w:szCs w:val="20"/>
              </w:rPr>
              <w:lastRenderedPageBreak/>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14:paraId="5D974D48" w14:textId="77777777" w:rsidR="00A02305" w:rsidRDefault="006B73CC" w:rsidP="006B73CC">
            <w:r>
              <w:t>None (Sets element id)</w:t>
            </w:r>
          </w:p>
        </w:tc>
      </w:tr>
      <w:tr w:rsidR="00A02305" w14:paraId="78E83D5A" w14:textId="77777777" w:rsidTr="00A02305">
        <w:tc>
          <w:tcPr>
            <w:tcW w:w="4698" w:type="dxa"/>
          </w:tcPr>
          <w:p w14:paraId="1AC4901A" w14:textId="77777777" w:rsidR="00A02305" w:rsidRDefault="00A02305" w:rsidP="00A02305">
            <w:pPr>
              <w:autoSpaceDE w:val="0"/>
              <w:autoSpaceDN w:val="0"/>
              <w:adjustRightInd w:val="0"/>
              <w:jc w:val="left"/>
            </w:pPr>
            <w:proofErr w:type="spellStart"/>
            <w:r w:rsidRPr="00A02305">
              <w:rPr>
                <w:rFonts w:ascii="Consolas" w:hAnsi="Consolas" w:cs="Consolas"/>
                <w:color w:val="000000"/>
                <w:szCs w:val="20"/>
              </w:rPr>
              <w:t>C!gsn.context.id.println</w:t>
            </w:r>
            <w:proofErr w:type="spellEnd"/>
            <w:r w:rsidRPr="00A02305">
              <w:rPr>
                <w:rFonts w:ascii="Consolas" w:hAnsi="Consolas" w:cs="Consolas"/>
                <w:color w:val="000000"/>
                <w:szCs w:val="20"/>
              </w:rPr>
              <w:t>();</w:t>
            </w:r>
          </w:p>
        </w:tc>
        <w:tc>
          <w:tcPr>
            <w:tcW w:w="4698" w:type="dxa"/>
          </w:tcPr>
          <w:p w14:paraId="01D8E57A" w14:textId="77777777" w:rsidR="00A02305" w:rsidRDefault="006B73CC" w:rsidP="00727C34">
            <w:pPr>
              <w:keepNext/>
            </w:pPr>
            <w:r w:rsidRPr="006B73CC">
              <w:t>Sequence {Context4, Context3, Context2, C1}</w:t>
            </w:r>
          </w:p>
        </w:tc>
      </w:tr>
    </w:tbl>
    <w:p w14:paraId="0086A335" w14:textId="77777777" w:rsidR="00AE6C3C" w:rsidRDefault="00727C34" w:rsidP="00727C34">
      <w:pPr>
        <w:pStyle w:val="Caption"/>
      </w:pPr>
      <w:r>
        <w:t xml:space="preserve">Table </w:t>
      </w:r>
      <w:fldSimple w:instr=" SEQ Table \* ARABIC ">
        <w:r w:rsidR="006A1561">
          <w:rPr>
            <w:noProof/>
          </w:rPr>
          <w:t>13</w:t>
        </w:r>
      </w:fldSimple>
      <w:r>
        <w:t>: Coffee Cup Safety Case GSN Diagram EOL examples</w:t>
      </w:r>
    </w:p>
    <w:p w14:paraId="482FD5E3" w14:textId="77777777" w:rsidR="00ED6737" w:rsidRPr="00ED6737" w:rsidRDefault="00ED6737" w:rsidP="00ED6737"/>
    <w:p w14:paraId="6E2D30B1" w14:textId="77777777"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12FCFD0" wp14:editId="42441CE7">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5520" cy="5524500"/>
                    </a:xfrm>
                    <a:prstGeom prst="rect">
                      <a:avLst/>
                    </a:prstGeom>
                  </pic:spPr>
                </pic:pic>
              </a:graphicData>
            </a:graphic>
          </wp:inline>
        </w:drawing>
      </w:r>
    </w:p>
    <w:p w14:paraId="56B1E9B0" w14:textId="77777777" w:rsidR="00F712E9" w:rsidRDefault="00F712E9" w:rsidP="00F712E9">
      <w:pPr>
        <w:pStyle w:val="Caption"/>
        <w:rPr>
          <w:noProof/>
        </w:rPr>
      </w:pPr>
      <w:r>
        <w:t xml:space="preserve">Figure </w:t>
      </w:r>
      <w:fldSimple w:instr=" SEQ Figure \* ARABIC ">
        <w:r w:rsidR="006A1561">
          <w:rPr>
            <w:noProof/>
          </w:rPr>
          <w:t>8</w:t>
        </w:r>
      </w:fldSimple>
      <w:r>
        <w:t>: Coffe</w:t>
      </w:r>
      <w:r>
        <w:rPr>
          <w:noProof/>
        </w:rPr>
        <w:t>e Cup Safety Cases GSN Diagram R Module</w:t>
      </w:r>
    </w:p>
    <w:p w14:paraId="025EFAA7" w14:textId="77777777" w:rsidR="00351B7A" w:rsidRDefault="00351B7A" w:rsidP="00351B7A"/>
    <w:p w14:paraId="10C299DC" w14:textId="77777777" w:rsidR="00351B7A" w:rsidRDefault="00351B7A" w:rsidP="00351B7A">
      <w:r>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14:paraId="14954174" w14:textId="77777777" w:rsidR="00975F9C" w:rsidRDefault="00975F9C" w:rsidP="00351B7A"/>
    <w:tbl>
      <w:tblPr>
        <w:tblStyle w:val="TableGrid"/>
        <w:tblW w:w="0" w:type="auto"/>
        <w:tblLook w:val="04A0" w:firstRow="1" w:lastRow="0" w:firstColumn="1" w:lastColumn="0" w:noHBand="0" w:noVBand="1"/>
      </w:tblPr>
      <w:tblGrid>
        <w:gridCol w:w="9396"/>
      </w:tblGrid>
      <w:tr w:rsidR="00975F9C" w14:paraId="56CBD41D" w14:textId="77777777" w:rsidTr="00975F9C">
        <w:tc>
          <w:tcPr>
            <w:tcW w:w="9396" w:type="dxa"/>
            <w:shd w:val="clear" w:color="auto" w:fill="F2F2F2" w:themeFill="background1" w:themeFillShade="F2"/>
          </w:tcPr>
          <w:p w14:paraId="3CFCAFEB" w14:textId="77777777"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proofErr w:type="spellStart"/>
            <w:r w:rsidR="00F6027E">
              <w:rPr>
                <w:rFonts w:ascii="Consolas" w:hAnsi="Consolas" w:cs="Consolas"/>
                <w:color w:val="000000"/>
                <w:szCs w:val="20"/>
              </w:rPr>
              <w:t>gsn</w:t>
            </w:r>
            <w:proofErr w:type="spellEnd"/>
            <w:r w:rsidRPr="003144B6">
              <w:rPr>
                <w:rFonts w:ascii="Consolas" w:hAnsi="Consolas" w:cs="Consolas"/>
                <w:color w:val="000000"/>
                <w:szCs w:val="20"/>
              </w:rPr>
              <w:t xml:space="preserve"> {</w:t>
            </w:r>
          </w:p>
          <w:p w14:paraId="44F5ADBA"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lastRenderedPageBreak/>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proofErr w:type="spellStart"/>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w:t>
            </w:r>
            <w:proofErr w:type="spellEnd"/>
            <w:r w:rsidRPr="003144B6">
              <w:rPr>
                <w:rFonts w:ascii="Consolas" w:hAnsi="Consolas" w:cs="Consolas"/>
                <w:color w:val="000000"/>
                <w:szCs w:val="20"/>
              </w:rPr>
              <w:t xml:space="preserve"> {</w:t>
            </w:r>
          </w:p>
          <w:p w14:paraId="20168CDE"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proofErr w:type="spellStart"/>
            <w:proofErr w:type="gramStart"/>
            <w:r>
              <w:rPr>
                <w:rFonts w:ascii="Consolas" w:hAnsi="Consolas" w:cs="Consolas"/>
                <w:color w:val="000000"/>
                <w:szCs w:val="20"/>
              </w:rPr>
              <w:t>gsn.justificationofdecomposition</w:t>
            </w:r>
            <w:proofErr w:type="gramEnd"/>
            <w:r>
              <w:rPr>
                <w:rFonts w:ascii="Consolas" w:hAnsi="Consolas" w:cs="Consolas"/>
                <w:color w:val="000000"/>
                <w:szCs w:val="20"/>
              </w:rPr>
              <w:t>.source.size</w:t>
            </w:r>
            <w:proofErr w:type="spellEnd"/>
            <w:r>
              <w:rPr>
                <w:rFonts w:ascii="Consolas" w:hAnsi="Consolas" w:cs="Consolas"/>
                <w:color w:val="000000"/>
                <w:szCs w:val="20"/>
              </w:rPr>
              <w:t>() == 1</w:t>
            </w:r>
            <w:r w:rsidRPr="003144B6">
              <w:rPr>
                <w:rFonts w:ascii="Consolas" w:hAnsi="Consolas" w:cs="Consolas"/>
                <w:color w:val="000000"/>
                <w:szCs w:val="20"/>
              </w:rPr>
              <w:t>;</w:t>
            </w:r>
          </w:p>
          <w:p w14:paraId="1C26E164"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14:paraId="1AA16A69" w14:textId="77777777"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14:paraId="3D7BF0A6" w14:textId="77777777"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14:paraId="64954522" w14:textId="77777777" w:rsidR="00975F9C" w:rsidRDefault="00727C34" w:rsidP="00727C34">
      <w:pPr>
        <w:pStyle w:val="Caption"/>
      </w:pPr>
      <w:r>
        <w:lastRenderedPageBreak/>
        <w:t xml:space="preserve">Listing </w:t>
      </w:r>
      <w:fldSimple w:instr=" SEQ Listing \* ARABIC ">
        <w:r w:rsidR="006A1561">
          <w:rPr>
            <w:noProof/>
          </w:rPr>
          <w:t>10</w:t>
        </w:r>
      </w:fldSimple>
      <w:r>
        <w:t>: Coffee Cup Safety Case GSN Diagram EVL example</w:t>
      </w:r>
    </w:p>
    <w:p w14:paraId="4D8A1912" w14:textId="77777777" w:rsidR="00ED6737" w:rsidRPr="00ED6737" w:rsidRDefault="00ED6737" w:rsidP="00ED6737"/>
    <w:p w14:paraId="45F09AB6" w14:textId="77777777" w:rsidR="00F712E9" w:rsidRDefault="00735A7D" w:rsidP="00F712E9">
      <w:pPr>
        <w:keepNext/>
        <w:jc w:val="center"/>
      </w:pPr>
      <w:r w:rsidRPr="00735A7D">
        <w:rPr>
          <w:noProof/>
          <w:lang w:eastAsia="en-CA"/>
        </w:rPr>
        <w:drawing>
          <wp:inline distT="0" distB="0" distL="0" distR="0" wp14:anchorId="4A15A88D" wp14:editId="3BF012DF">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3140" cy="4800600"/>
                    </a:xfrm>
                    <a:prstGeom prst="rect">
                      <a:avLst/>
                    </a:prstGeom>
                  </pic:spPr>
                </pic:pic>
              </a:graphicData>
            </a:graphic>
          </wp:inline>
        </w:drawing>
      </w:r>
    </w:p>
    <w:p w14:paraId="3A6C036C" w14:textId="77777777" w:rsidR="00F712E9" w:rsidRDefault="00F712E9" w:rsidP="00F712E9">
      <w:pPr>
        <w:pStyle w:val="Caption"/>
      </w:pPr>
      <w:r>
        <w:t xml:space="preserve">Figure </w:t>
      </w:r>
      <w:fldSimple w:instr=" SEQ Figure \* ARABIC ">
        <w:r w:rsidR="006A1561">
          <w:rPr>
            <w:noProof/>
          </w:rPr>
          <w:t>9</w:t>
        </w:r>
      </w:fldSimple>
      <w:r>
        <w:t>: Coffee Cup Safety Case GSN Diagram D Module</w:t>
      </w:r>
    </w:p>
    <w:p w14:paraId="5CCC0EC3" w14:textId="77777777" w:rsidR="00D211CA" w:rsidRDefault="00D211CA" w:rsidP="00D211CA"/>
    <w:p w14:paraId="1B5F4873" w14:textId="77777777" w:rsidR="00D211CA" w:rsidRDefault="00D62C4D" w:rsidP="00D211CA">
      <w:ins w:id="232" w:author="Paige, Richard" w:date="2020-07-29T17:03:00Z">
        <w:r>
          <w:t xml:space="preserve">A </w:t>
        </w:r>
      </w:ins>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14:paraId="316B360D" w14:textId="77777777" w:rsidR="005300A5" w:rsidRDefault="005300A5" w:rsidP="00D211CA">
      <w:pPr>
        <w:rPr>
          <w:ins w:id="233" w:author="Paige, Richard" w:date="2020-07-29T17:03:00Z"/>
        </w:rPr>
      </w:pPr>
    </w:p>
    <w:p w14:paraId="79055521" w14:textId="77777777" w:rsidR="00D62C4D" w:rsidRPr="00D211CA" w:rsidRDefault="00D62C4D" w:rsidP="00D211CA"/>
    <w:tbl>
      <w:tblPr>
        <w:tblStyle w:val="TableGrid"/>
        <w:tblW w:w="0" w:type="auto"/>
        <w:tblLook w:val="04A0" w:firstRow="1" w:lastRow="0" w:firstColumn="1" w:lastColumn="0" w:noHBand="0" w:noVBand="1"/>
      </w:tblPr>
      <w:tblGrid>
        <w:gridCol w:w="9396"/>
      </w:tblGrid>
      <w:tr w:rsidR="00066A66" w14:paraId="079B10BC" w14:textId="77777777" w:rsidTr="00AE7C21">
        <w:tc>
          <w:tcPr>
            <w:tcW w:w="9396" w:type="dxa"/>
            <w:shd w:val="clear" w:color="auto" w:fill="F2F2F2" w:themeFill="background1" w:themeFillShade="F2"/>
          </w:tcPr>
          <w:p w14:paraId="5C9FCCF8"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lastRenderedPageBreak/>
              <w:t>[%</w:t>
            </w:r>
          </w:p>
          <w:p w14:paraId="79873B34"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var header = </w:t>
            </w:r>
            <w:proofErr w:type="spellStart"/>
            <w:proofErr w:type="gramStart"/>
            <w:r w:rsidRPr="00975F9C">
              <w:rPr>
                <w:rStyle w:val="HTMLCode"/>
                <w:rFonts w:ascii="Consolas" w:hAnsi="Consolas"/>
                <w:sz w:val="24"/>
              </w:rPr>
              <w:t>gsn.</w:t>
            </w:r>
            <w:r w:rsidR="00F03022" w:rsidRPr="00975F9C">
              <w:rPr>
                <w:rStyle w:val="HTMLCode"/>
                <w:rFonts w:ascii="Consolas" w:hAnsi="Consolas"/>
                <w:sz w:val="24"/>
              </w:rPr>
              <w:t>nodes</w:t>
            </w:r>
            <w:r w:rsidRPr="00975F9C">
              <w:rPr>
                <w:rStyle w:val="HTMLCode"/>
                <w:rFonts w:ascii="Consolas" w:hAnsi="Consolas"/>
                <w:sz w:val="24"/>
              </w:rPr>
              <w:t>.id.concat</w:t>
            </w:r>
            <w:proofErr w:type="spellEnd"/>
            <w:proofErr w:type="gramEnd"/>
            <w:r w:rsidRPr="00975F9C">
              <w:rPr>
                <w:rStyle w:val="HTMLCode"/>
                <w:rFonts w:ascii="Consolas" w:hAnsi="Consolas"/>
                <w:sz w:val="24"/>
              </w:rPr>
              <w:t>("|");</w:t>
            </w:r>
          </w:p>
          <w:p w14:paraId="53F7366C"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4DEFA2E0"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\begin{</w:t>
            </w:r>
            <w:proofErr w:type="spellStart"/>
            <w:r w:rsidRPr="00975F9C">
              <w:rPr>
                <w:rStyle w:val="HTMLCode"/>
                <w:rFonts w:ascii="Consolas" w:hAnsi="Consolas"/>
                <w:sz w:val="24"/>
              </w:rPr>
              <w:t>longtable</w:t>
            </w:r>
            <w:proofErr w:type="spellEnd"/>
            <w:r w:rsidRPr="00975F9C">
              <w:rPr>
                <w:rStyle w:val="HTMLCode"/>
                <w:rFonts w:ascii="Consolas" w:hAnsi="Consolas"/>
                <w:sz w:val="24"/>
              </w:rPr>
              <w:t>} {[%=header</w:t>
            </w:r>
            <w:proofErr w:type="gramStart"/>
            <w:r w:rsidRPr="00975F9C">
              <w:rPr>
                <w:rStyle w:val="HTMLCode"/>
                <w:rFonts w:ascii="Consolas" w:hAnsi="Consolas"/>
                <w:sz w:val="24"/>
              </w:rPr>
              <w:t>%]|</w:t>
            </w:r>
            <w:proofErr w:type="gramEnd"/>
            <w:r w:rsidRPr="00975F9C">
              <w:rPr>
                <w:rStyle w:val="HTMLCode"/>
                <w:rFonts w:ascii="Consolas" w:hAnsi="Consolas"/>
                <w:sz w:val="24"/>
              </w:rPr>
              <w:t>}</w:t>
            </w:r>
          </w:p>
          <w:p w14:paraId="7D485CD0"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roofErr w:type="spellStart"/>
            <w:r w:rsidRPr="00975F9C">
              <w:rPr>
                <w:rStyle w:val="HTMLCode"/>
                <w:rFonts w:ascii="Consolas" w:hAnsi="Consolas"/>
                <w:sz w:val="24"/>
              </w:rPr>
              <w:t>hline</w:t>
            </w:r>
            <w:proofErr w:type="spellEnd"/>
          </w:p>
          <w:p w14:paraId="5C1D97EA"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[%for (n</w:t>
            </w:r>
            <w:r w:rsidRPr="00975F9C">
              <w:rPr>
                <w:rStyle w:val="HTMLCode"/>
                <w:rFonts w:ascii="Consolas" w:hAnsi="Consolas"/>
                <w:sz w:val="24"/>
              </w:rPr>
              <w:t xml:space="preserve"> in </w:t>
            </w:r>
            <w:proofErr w:type="spellStart"/>
            <w:proofErr w:type="gramStart"/>
            <w:r w:rsidR="00F03022" w:rsidRPr="00975F9C">
              <w:rPr>
                <w:rStyle w:val="HTMLCode"/>
                <w:rFonts w:ascii="Consolas" w:hAnsi="Consolas"/>
                <w:sz w:val="24"/>
              </w:rPr>
              <w:t>gsn.nodes</w:t>
            </w:r>
            <w:proofErr w:type="spellEnd"/>
            <w:proofErr w:type="gramEnd"/>
            <w:r w:rsidRPr="00975F9C">
              <w:rPr>
                <w:rStyle w:val="HTMLCode"/>
                <w:rFonts w:ascii="Consolas" w:hAnsi="Consolas"/>
                <w:sz w:val="24"/>
              </w:rPr>
              <w:t>){%]</w:t>
            </w:r>
          </w:p>
          <w:p w14:paraId="7659CBB0"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w:t>
            </w:r>
            <w:proofErr w:type="spellStart"/>
            <w:proofErr w:type="gramStart"/>
            <w:r w:rsidR="00F03022" w:rsidRPr="00975F9C">
              <w:rPr>
                <w:rStyle w:val="HTMLCode"/>
                <w:rFonts w:ascii="Consolas" w:hAnsi="Consolas"/>
                <w:sz w:val="24"/>
              </w:rPr>
              <w:t>n.content</w:t>
            </w:r>
            <w:proofErr w:type="gramEnd"/>
            <w:r w:rsidR="00F03022" w:rsidRPr="00975F9C">
              <w:rPr>
                <w:rStyle w:val="HTMLCode"/>
                <w:rFonts w:ascii="Consolas" w:hAnsi="Consolas"/>
                <w:sz w:val="24"/>
              </w:rPr>
              <w:t>.</w:t>
            </w:r>
            <w:r w:rsidRPr="00975F9C">
              <w:rPr>
                <w:rStyle w:val="HTMLCode"/>
                <w:rFonts w:ascii="Consolas" w:hAnsi="Consolas"/>
                <w:sz w:val="24"/>
              </w:rPr>
              <w:t>concat</w:t>
            </w:r>
            <w:proofErr w:type="spellEnd"/>
            <w:r w:rsidRPr="00975F9C">
              <w:rPr>
                <w:rStyle w:val="HTMLCode"/>
                <w:rFonts w:ascii="Consolas" w:hAnsi="Consolas"/>
                <w:sz w:val="24"/>
              </w:rPr>
              <w:t>(" &amp; ")%] \\\</w:t>
            </w:r>
            <w:proofErr w:type="spellStart"/>
            <w:r w:rsidRPr="00975F9C">
              <w:rPr>
                <w:rStyle w:val="HTMLCode"/>
                <w:rFonts w:ascii="Consolas" w:hAnsi="Consolas"/>
                <w:sz w:val="24"/>
              </w:rPr>
              <w:t>hline</w:t>
            </w:r>
            <w:proofErr w:type="spellEnd"/>
          </w:p>
          <w:p w14:paraId="6DE81D6A"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
          <w:p w14:paraId="7CBD5CB9" w14:textId="77777777" w:rsidR="00066A66" w:rsidRDefault="00066A66" w:rsidP="000D2D11">
            <w:pPr>
              <w:keepNext/>
            </w:pPr>
            <w:r w:rsidRPr="00975F9C">
              <w:rPr>
                <w:rStyle w:val="HTMLCode"/>
                <w:rFonts w:ascii="Consolas" w:eastAsiaTheme="minorHAnsi" w:hAnsi="Consolas"/>
                <w:sz w:val="24"/>
              </w:rPr>
              <w:t>\end{</w:t>
            </w:r>
            <w:proofErr w:type="spellStart"/>
            <w:r w:rsidRPr="00975F9C">
              <w:rPr>
                <w:rStyle w:val="HTMLCode"/>
                <w:rFonts w:ascii="Consolas" w:eastAsiaTheme="minorHAnsi" w:hAnsi="Consolas"/>
                <w:sz w:val="24"/>
              </w:rPr>
              <w:t>longtable</w:t>
            </w:r>
            <w:proofErr w:type="spellEnd"/>
            <w:r w:rsidRPr="00975F9C">
              <w:rPr>
                <w:rStyle w:val="HTMLCode"/>
                <w:rFonts w:ascii="Consolas" w:eastAsiaTheme="minorHAnsi" w:hAnsi="Consolas"/>
                <w:sz w:val="24"/>
              </w:rPr>
              <w:t>}</w:t>
            </w:r>
            <w:r w:rsidRPr="00AE7C21">
              <w:rPr>
                <w:rStyle w:val="HTMLCode"/>
                <w:rFonts w:eastAsiaTheme="minorHAnsi"/>
                <w:sz w:val="24"/>
              </w:rPr>
              <w:t xml:space="preserve"> </w:t>
            </w:r>
          </w:p>
        </w:tc>
      </w:tr>
    </w:tbl>
    <w:p w14:paraId="62DDA295" w14:textId="77777777" w:rsidR="00CC7C10" w:rsidRPr="0066447F" w:rsidRDefault="000D2D11" w:rsidP="0066447F">
      <w:pPr>
        <w:pStyle w:val="Caption"/>
      </w:pPr>
      <w:commentRangeStart w:id="234"/>
      <w:r>
        <w:t xml:space="preserve">Listing </w:t>
      </w:r>
      <w:fldSimple w:instr=" SEQ Listing \* ARABIC ">
        <w:r w:rsidR="006A1561">
          <w:rPr>
            <w:noProof/>
          </w:rPr>
          <w:t>11</w:t>
        </w:r>
      </w:fldSimple>
      <w:r>
        <w:t>: Coffee Cup Safety Case GSN Diagram EGL example</w:t>
      </w:r>
      <w:commentRangeEnd w:id="234"/>
      <w:r w:rsidR="00D62C4D">
        <w:rPr>
          <w:rStyle w:val="CommentReference"/>
          <w:b w:val="0"/>
          <w:iCs w:val="0"/>
        </w:rPr>
        <w:commentReference w:id="234"/>
      </w:r>
      <w:r w:rsidR="00CC7C10">
        <w:br w:type="page"/>
      </w:r>
    </w:p>
    <w:p w14:paraId="6BB3275C" w14:textId="77777777" w:rsidR="0088167D" w:rsidRDefault="0088167D" w:rsidP="000B075C">
      <w:pPr>
        <w:pStyle w:val="Heading1"/>
        <w:numPr>
          <w:ilvl w:val="0"/>
          <w:numId w:val="1"/>
        </w:numPr>
      </w:pPr>
      <w:bookmarkStart w:id="235" w:name="_Toc46500797"/>
      <w:r w:rsidRPr="006942C2">
        <w:lastRenderedPageBreak/>
        <w:t>CONCLUSION</w:t>
      </w:r>
      <w:bookmarkEnd w:id="235"/>
    </w:p>
    <w:p w14:paraId="52F9F094" w14:textId="77777777" w:rsidR="005B1161" w:rsidRDefault="005B1161" w:rsidP="005B1161"/>
    <w:p w14:paraId="598F36DB" w14:textId="77777777" w:rsidR="00D62C4D" w:rsidRDefault="00176460" w:rsidP="005B1161">
      <w:pPr>
        <w:rPr>
          <w:ins w:id="236" w:author="Paige, Richard" w:date="2020-07-29T17:07:00Z"/>
        </w:rPr>
      </w:pPr>
      <w:r>
        <w:t xml:space="preserve">In this project report, </w:t>
      </w:r>
      <w:ins w:id="237" w:author="Paige, Richard" w:date="2020-07-29T17:05:00Z">
        <w:r w:rsidR="00D62C4D">
          <w:t xml:space="preserve">the </w:t>
        </w:r>
      </w:ins>
      <w:r>
        <w:t xml:space="preserve">challenges in implementing an Epsilon driver for </w:t>
      </w:r>
      <w:proofErr w:type="spellStart"/>
      <w:r>
        <w:t>Astah</w:t>
      </w:r>
      <w:proofErr w:type="spellEnd"/>
      <w:r>
        <w:t xml:space="preserve"> GSN </w:t>
      </w:r>
      <w:del w:id="238" w:author="Paige, Richard" w:date="2020-07-29T17:05:00Z">
        <w:r w:rsidDel="00D62C4D">
          <w:delText xml:space="preserve">are </w:delText>
        </w:r>
      </w:del>
      <w:ins w:id="239" w:author="Paige, Richard" w:date="2020-07-29T17:05:00Z">
        <w:r w:rsidR="00D62C4D">
          <w:t>have been</w:t>
        </w:r>
        <w:r w:rsidR="00D62C4D">
          <w:t xml:space="preserve"> </w:t>
        </w:r>
      </w:ins>
      <w:r>
        <w:t xml:space="preserve">presented. </w:t>
      </w:r>
      <w:ins w:id="240" w:author="Paige, Richard" w:date="2020-07-29T17:05:00Z">
        <w:r w:rsidR="00D62C4D">
          <w:t>Such a driver bridges the open-source (Eclipse, Epsilon) and proprietary (</w:t>
        </w:r>
        <w:proofErr w:type="spellStart"/>
        <w:r w:rsidR="00D62C4D">
          <w:t>Astah</w:t>
        </w:r>
        <w:proofErr w:type="spellEnd"/>
        <w:r w:rsidR="00D62C4D">
          <w:t xml:space="preserve"> GSN) worlds and enables rich model management for </w:t>
        </w:r>
        <w:proofErr w:type="spellStart"/>
        <w:r w:rsidR="00D62C4D">
          <w:t>Astah</w:t>
        </w:r>
        <w:proofErr w:type="spellEnd"/>
        <w:r w:rsidR="00D62C4D">
          <w:t xml:space="preserve"> GSN models. Our vision is that this driver will </w:t>
        </w:r>
      </w:ins>
      <w:ins w:id="241" w:author="Paige, Richard" w:date="2020-07-29T17:06:00Z">
        <w:r w:rsidR="00D62C4D">
          <w:t xml:space="preserve">allow GM engineers to more easily manipulate GSN models using proven and scalable (Epsilon) tools, supporting a rich set of analyses. At the same time, this work is not restricted to use within GM: any user of </w:t>
        </w:r>
        <w:proofErr w:type="spellStart"/>
        <w:r w:rsidR="00D62C4D">
          <w:t>Astah</w:t>
        </w:r>
        <w:proofErr w:type="spellEnd"/>
        <w:r w:rsidR="00D62C4D">
          <w:t xml:space="preserve"> GSN may benefit from its implementation. It </w:t>
        </w:r>
      </w:ins>
      <w:ins w:id="242" w:author="Paige, Richard" w:date="2020-07-29T17:07:00Z">
        <w:r w:rsidR="00D62C4D">
          <w:t xml:space="preserve">may be that the Epsilon driver could lead to development of other drivers for assurance case tools (e.g., </w:t>
        </w:r>
        <w:proofErr w:type="spellStart"/>
        <w:r w:rsidR="00D62C4D">
          <w:t>Medini</w:t>
        </w:r>
        <w:proofErr w:type="spellEnd"/>
        <w:r w:rsidR="00D62C4D">
          <w:t xml:space="preserve">, ASCE, </w:t>
        </w:r>
        <w:proofErr w:type="spellStart"/>
        <w:r w:rsidR="00D62C4D">
          <w:t>Certware</w:t>
        </w:r>
        <w:proofErr w:type="spellEnd"/>
        <w:r w:rsidR="00D62C4D">
          <w:t xml:space="preserve">). </w:t>
        </w:r>
      </w:ins>
    </w:p>
    <w:p w14:paraId="66384846" w14:textId="77777777" w:rsidR="000B3CF1" w:rsidRDefault="0042098A" w:rsidP="005B1161">
      <w:del w:id="243" w:author="Paige, Richard" w:date="2020-07-29T17:07:00Z">
        <w:r w:rsidDel="00D62C4D">
          <w:delText xml:space="preserve">While Goal Structuring Notations and safety-critical software developments popularity increases day by day, developing an Epsilon driver for one of the most popular GSN tools would not only benefit the GM but also might benefit the other companies as well. </w:delText>
        </w:r>
      </w:del>
      <w:r>
        <w:t>The</w:t>
      </w:r>
      <w:ins w:id="244" w:author="Paige, Richard" w:date="2020-07-29T17:07:00Z">
        <w:r w:rsidR="00D62C4D">
          <w:t xml:space="preserve"> report described th</w:t>
        </w:r>
      </w:ins>
      <w:ins w:id="245" w:author="Paige, Richard" w:date="2020-07-29T17:08:00Z">
        <w:r w:rsidR="00D62C4D">
          <w:t>e</w:t>
        </w:r>
      </w:ins>
      <w:r>
        <w:t xml:space="preserve"> design options, design updates, implementation difficulties and testing meth</w:t>
      </w:r>
      <w:r w:rsidR="00857B3C">
        <w:t>od</w:t>
      </w:r>
      <w:r>
        <w:t xml:space="preserve">ologies of the </w:t>
      </w:r>
      <w:proofErr w:type="spellStart"/>
      <w:r>
        <w:t>Astah</w:t>
      </w:r>
      <w:proofErr w:type="spellEnd"/>
      <w:r>
        <w:t xml:space="preserve"> GSN Epsilon driver</w:t>
      </w:r>
      <w:del w:id="246" w:author="Paige, Richard" w:date="2020-07-29T17:08:00Z">
        <w:r w:rsidDel="00D62C4D">
          <w:delText xml:space="preserve"> were explained in this report</w:delText>
        </w:r>
      </w:del>
      <w:r>
        <w:t xml:space="preserve">. </w:t>
      </w:r>
      <w:ins w:id="247" w:author="Paige, Richard" w:date="2020-07-29T17:08:00Z">
        <w:r w:rsidR="00D62C4D">
          <w:t>The report also demonstrated clearly that the</w:t>
        </w:r>
      </w:ins>
      <w:del w:id="248" w:author="Paige, Richard" w:date="2020-07-29T17:08:00Z">
        <w:r w:rsidDel="00D62C4D">
          <w:delText>This</w:delText>
        </w:r>
      </w:del>
      <w:r>
        <w:t xml:space="preserve"> driver can work on </w:t>
      </w:r>
      <w:proofErr w:type="spellStart"/>
      <w:r>
        <w:t>Astah</w:t>
      </w:r>
      <w:proofErr w:type="spellEnd"/>
      <w:r>
        <w:t xml:space="preserve"> GSN XMI files with Epsilon’s EOL, EVL, EGL and ETL languages.</w:t>
      </w:r>
    </w:p>
    <w:p w14:paraId="183981AB" w14:textId="77777777" w:rsidR="00406E7D" w:rsidRPr="005B1161" w:rsidRDefault="00406E7D" w:rsidP="005B1161"/>
    <w:p w14:paraId="71304799" w14:textId="77777777" w:rsidR="0088167D" w:rsidRDefault="0042719E" w:rsidP="00403886">
      <w:pPr>
        <w:pStyle w:val="Heading2"/>
        <w:numPr>
          <w:ilvl w:val="1"/>
          <w:numId w:val="1"/>
        </w:numPr>
      </w:pPr>
      <w:bookmarkStart w:id="249" w:name="_Toc46500798"/>
      <w:r>
        <w:t>Future Work</w:t>
      </w:r>
      <w:bookmarkEnd w:id="249"/>
    </w:p>
    <w:p w14:paraId="6437A78D" w14:textId="77777777" w:rsidR="00E73ECA" w:rsidRDefault="00E73ECA" w:rsidP="0088167D"/>
    <w:p w14:paraId="4623A683" w14:textId="77777777" w:rsidR="002809F9" w:rsidRDefault="00BD5CCD" w:rsidP="00082445">
      <w:r>
        <w:t>This project is a Master of Engin</w:t>
      </w:r>
      <w:r w:rsidR="00A65B41">
        <w:t>e</w:t>
      </w:r>
      <w:r>
        <w:t xml:space="preserve">ering project and the project time is </w:t>
      </w:r>
      <w:del w:id="250" w:author="Paige, Richard" w:date="2020-07-29T17:08:00Z">
        <w:r w:rsidDel="00D62C4D">
          <w:delText>not limited</w:delText>
        </w:r>
      </w:del>
      <w:ins w:id="251" w:author="Paige, Richard" w:date="2020-07-29T17:08:00Z">
        <w:r w:rsidR="00D62C4D">
          <w:t>limited</w:t>
        </w:r>
      </w:ins>
      <w:r>
        <w:t xml:space="preserve">. </w:t>
      </w:r>
      <w:del w:id="252" w:author="Paige, Richard" w:date="2020-07-29T17:08:00Z">
        <w:r w:rsidDel="00D62C4D">
          <w:delText>Thus, it doesn’t have all the features that I can implement into the Astah GSN driver</w:delText>
        </w:r>
      </w:del>
      <w:ins w:id="253" w:author="Paige, Richard" w:date="2020-07-29T17:08:00Z">
        <w:r w:rsidR="00D62C4D">
          <w:t>I conceived of additional features that I simply did not have time to complete</w:t>
        </w:r>
      </w:ins>
      <w:r>
        <w:t xml:space="preserve">.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w:t>
      </w:r>
      <w:proofErr w:type="spellStart"/>
      <w:r w:rsidR="00A65B41">
        <w:t>Astah</w:t>
      </w:r>
      <w:proofErr w:type="spellEnd"/>
      <w:r w:rsidR="00A65B41">
        <w:t xml:space="preserve"> GSN XMI file would be better for all</w:t>
      </w:r>
      <w:ins w:id="254" w:author="Paige, Richard" w:date="2020-07-29T17:09:00Z">
        <w:r w:rsidR="001536A9">
          <w:t>, including for maintenance and possible decomposition of very large XMI files</w:t>
        </w:r>
      </w:ins>
      <w:r w:rsidR="00A65B41">
        <w:t>.</w:t>
      </w:r>
      <w:r w:rsidR="004E379E">
        <w:t xml:space="preserve"> Also, for newly created elements unique </w:t>
      </w:r>
      <w:proofErr w:type="spellStart"/>
      <w:r w:rsidR="004E379E">
        <w:rPr>
          <w:i/>
        </w:rPr>
        <w:t>xmi:id</w:t>
      </w:r>
      <w:proofErr w:type="spellEnd"/>
      <w:r w:rsidR="004E379E">
        <w:t xml:space="preserve"> values needed. However, without </w:t>
      </w:r>
      <w:r w:rsidR="00176460">
        <w:t>the necessary information</w:t>
      </w:r>
      <w:r w:rsidR="004E379E">
        <w:t xml:space="preserve"> </w:t>
      </w:r>
      <w:r w:rsidR="00176460">
        <w:t xml:space="preserve">for </w:t>
      </w:r>
      <w:r w:rsidR="004E379E">
        <w:t xml:space="preserve">what </w:t>
      </w:r>
      <w:proofErr w:type="spellStart"/>
      <w:r w:rsidR="004E379E">
        <w:t>Astah</w:t>
      </w:r>
      <w:proofErr w:type="spellEnd"/>
      <w:r w:rsidR="004E379E">
        <w:t xml:space="preserve">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14:paraId="60B7C4B5" w14:textId="77777777" w:rsidR="00366340" w:rsidRDefault="00366340">
      <w:pPr>
        <w:jc w:val="left"/>
        <w:rPr>
          <w:rFonts w:ascii="Palatino Linotype" w:eastAsiaTheme="majorEastAsia" w:hAnsi="Palatino Linotype" w:cstheme="majorBidi"/>
          <w:b/>
          <w:sz w:val="60"/>
          <w:szCs w:val="60"/>
        </w:rPr>
      </w:pPr>
      <w:r>
        <w:br w:type="page"/>
      </w:r>
    </w:p>
    <w:p w14:paraId="05023AC9" w14:textId="77777777" w:rsidR="00B617FF" w:rsidRDefault="001D51A1" w:rsidP="007C26C2">
      <w:pPr>
        <w:pStyle w:val="Heading1"/>
        <w:numPr>
          <w:ilvl w:val="0"/>
          <w:numId w:val="22"/>
        </w:numPr>
      </w:pPr>
      <w:bookmarkStart w:id="255" w:name="_Toc46500799"/>
      <w:r w:rsidRPr="006942C2">
        <w:lastRenderedPageBreak/>
        <w:t>REFERENCES</w:t>
      </w:r>
      <w:bookmarkEnd w:id="255"/>
    </w:p>
    <w:p w14:paraId="4195DB21" w14:textId="77777777" w:rsidR="00D87FE5" w:rsidRPr="00D87FE5" w:rsidRDefault="00D87FE5" w:rsidP="00D87FE5"/>
    <w:p w14:paraId="2D045DFA" w14:textId="77777777" w:rsidR="00254FD7" w:rsidRDefault="00254FD7" w:rsidP="00254FD7">
      <w:pPr>
        <w:pStyle w:val="ListParagraph"/>
        <w:numPr>
          <w:ilvl w:val="0"/>
          <w:numId w:val="2"/>
        </w:numPr>
        <w:jc w:val="left"/>
      </w:pPr>
      <w:r>
        <w:t xml:space="preserve">M. Brambilla, J. Cabot and M. </w:t>
      </w:r>
      <w:proofErr w:type="spellStart"/>
      <w:r>
        <w:t>Wimmer</w:t>
      </w:r>
      <w:proofErr w:type="spellEnd"/>
      <w:r>
        <w:t xml:space="preserve">, </w:t>
      </w:r>
      <w:r>
        <w:rPr>
          <w:i/>
        </w:rPr>
        <w:t xml:space="preserve">Model-Driven Software Engineering in Practice. </w:t>
      </w:r>
      <w:r>
        <w:t xml:space="preserve">2012. pp. </w:t>
      </w:r>
      <w:r w:rsidR="00D03E7E">
        <w:t>1-23</w:t>
      </w:r>
      <w:r>
        <w:t>.</w:t>
      </w:r>
    </w:p>
    <w:p w14:paraId="1B960342" w14:textId="77777777" w:rsidR="00EE03AF" w:rsidRDefault="0046254A" w:rsidP="00322801">
      <w:pPr>
        <w:pStyle w:val="ListParagraph"/>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14:paraId="6507C0BC" w14:textId="77777777" w:rsidR="003C38E8" w:rsidRDefault="003C38E8" w:rsidP="00322801">
      <w:pPr>
        <w:pStyle w:val="ListParagraph"/>
        <w:numPr>
          <w:ilvl w:val="0"/>
          <w:numId w:val="2"/>
        </w:numPr>
        <w:jc w:val="left"/>
      </w:pPr>
      <w:r>
        <w:t xml:space="preserve">MIT </w:t>
      </w:r>
      <w:proofErr w:type="spellStart"/>
      <w:r>
        <w:t>OpenCourseWare</w:t>
      </w:r>
      <w:proofErr w:type="spellEnd"/>
      <w:r>
        <w:t>,</w:t>
      </w:r>
      <w:r w:rsidR="006840DC">
        <w:t xml:space="preserve"> </w:t>
      </w:r>
      <w:r w:rsidR="006840DC">
        <w:rPr>
          <w:sz w:val="22"/>
        </w:rPr>
        <w:t>(2016).</w:t>
      </w:r>
      <w:r>
        <w:t xml:space="preserve"> Systems Theoretic Process Analysis (STPA). [Online]. Available: </w:t>
      </w:r>
      <w:hyperlink r:id="rId21" w:history="1">
        <w:r w:rsidR="00C61CB5" w:rsidRPr="008E18DA">
          <w:rPr>
            <w:rStyle w:val="Hyperlink"/>
          </w:rPr>
          <w:t>https://ocw.mit.edu/courses/aeronautics-and-astronautics/16-63j-system-safety -spring-2016/lecture-notes/MIT16_63JS16_LecNotes10.pdf</w:t>
        </w:r>
      </w:hyperlink>
      <w:r>
        <w:t>. Accessed: Jul. 10, 2020.</w:t>
      </w:r>
    </w:p>
    <w:p w14:paraId="7579CA41" w14:textId="77777777" w:rsidR="0046254A" w:rsidRDefault="0046254A" w:rsidP="00322801">
      <w:pPr>
        <w:pStyle w:val="ListParagraph"/>
        <w:numPr>
          <w:ilvl w:val="0"/>
          <w:numId w:val="2"/>
        </w:numPr>
        <w:jc w:val="left"/>
        <w:rPr>
          <w:rStyle w:val="Hyperlink"/>
          <w:color w:val="auto"/>
          <w:u w:val="none"/>
        </w:rPr>
      </w:pPr>
      <w:r>
        <w:rPr>
          <w:rStyle w:val="Hyperlink"/>
          <w:color w:val="auto"/>
          <w:u w:val="none"/>
        </w:rPr>
        <w:t>N. G. Leveson</w:t>
      </w:r>
      <w:r w:rsidR="00415520">
        <w:rPr>
          <w:rStyle w:val="Hyperlink"/>
          <w:color w:val="auto"/>
          <w:u w:val="none"/>
        </w:rPr>
        <w:t xml:space="preserve"> and J. Moses</w:t>
      </w:r>
      <w:r>
        <w:rPr>
          <w:rStyle w:val="Hyperlink"/>
          <w:color w:val="auto"/>
          <w:u w:val="none"/>
        </w:rPr>
        <w:t xml:space="preserve">, </w:t>
      </w:r>
      <w:proofErr w:type="gramStart"/>
      <w:r>
        <w:rPr>
          <w:rStyle w:val="Hyperlink"/>
          <w:i/>
          <w:color w:val="auto"/>
          <w:u w:val="none"/>
        </w:rPr>
        <w:t>Engineering</w:t>
      </w:r>
      <w:proofErr w:type="gramEnd"/>
      <w:r>
        <w:rPr>
          <w:rStyle w:val="Hyperlink"/>
          <w:i/>
          <w:color w:val="auto"/>
          <w:u w:val="none"/>
        </w:rPr>
        <w:t xml:space="preserve"> a </w:t>
      </w:r>
      <w:r w:rsidR="002A1A27">
        <w:rPr>
          <w:rStyle w:val="Hyperlink"/>
          <w:i/>
          <w:color w:val="auto"/>
          <w:u w:val="none"/>
        </w:rPr>
        <w:t>S</w:t>
      </w:r>
      <w:r>
        <w:rPr>
          <w:rStyle w:val="Hyperlink"/>
          <w:i/>
          <w:color w:val="auto"/>
          <w:u w:val="none"/>
        </w:rPr>
        <w:t xml:space="preserve">afer </w:t>
      </w:r>
      <w:r w:rsidR="002A1A27">
        <w:rPr>
          <w:rStyle w:val="Hyperlink"/>
          <w:i/>
          <w:color w:val="auto"/>
          <w:u w:val="none"/>
        </w:rPr>
        <w:t>W</w:t>
      </w:r>
      <w:r>
        <w:rPr>
          <w:rStyle w:val="Hyperlink"/>
          <w:i/>
          <w:color w:val="auto"/>
          <w:u w:val="none"/>
        </w:rPr>
        <w:t xml:space="preserve">orld: Systems </w:t>
      </w:r>
      <w:r w:rsidR="002A1A27">
        <w:rPr>
          <w:rStyle w:val="Hyperlink"/>
          <w:i/>
          <w:color w:val="auto"/>
          <w:u w:val="none"/>
        </w:rPr>
        <w:t>T</w:t>
      </w:r>
      <w:r>
        <w:rPr>
          <w:rStyle w:val="Hyperlink"/>
          <w:i/>
          <w:color w:val="auto"/>
          <w:u w:val="none"/>
        </w:rPr>
        <w:t xml:space="preserve">hinking </w:t>
      </w:r>
      <w:r w:rsidR="002A1A27">
        <w:rPr>
          <w:rStyle w:val="Hyperlink"/>
          <w:i/>
          <w:color w:val="auto"/>
          <w:u w:val="none"/>
        </w:rPr>
        <w:t>A</w:t>
      </w:r>
      <w:r>
        <w:rPr>
          <w:rStyle w:val="Hyperlink"/>
          <w:i/>
          <w:color w:val="auto"/>
          <w:u w:val="none"/>
        </w:rPr>
        <w:t xml:space="preserve">pplied to </w:t>
      </w:r>
      <w:r w:rsidR="002A1A27">
        <w:rPr>
          <w:rStyle w:val="Hyperlink"/>
          <w:i/>
          <w:color w:val="auto"/>
          <w:u w:val="none"/>
        </w:rPr>
        <w:t>S</w:t>
      </w:r>
      <w:r>
        <w:rPr>
          <w:rStyle w:val="Hyperlink"/>
          <w:i/>
          <w:color w:val="auto"/>
          <w:u w:val="none"/>
        </w:rPr>
        <w:t>afety</w:t>
      </w:r>
      <w:r>
        <w:rPr>
          <w:rStyle w:val="Hyperlink"/>
          <w:color w:val="auto"/>
          <w:u w:val="none"/>
        </w:rPr>
        <w:t xml:space="preserve">. </w:t>
      </w:r>
      <w:r w:rsidR="002A1A27">
        <w:rPr>
          <w:rStyle w:val="Hyperlink"/>
          <w:color w:val="auto"/>
          <w:u w:val="none"/>
        </w:rPr>
        <w:t xml:space="preserve">Cambridge: </w:t>
      </w:r>
      <w:r w:rsidR="0041225F">
        <w:rPr>
          <w:rStyle w:val="Hyperlink"/>
          <w:color w:val="auto"/>
          <w:u w:val="none"/>
        </w:rPr>
        <w:t>MIT Press, 2012, pp. 1-249</w:t>
      </w:r>
      <w:r>
        <w:rPr>
          <w:rStyle w:val="Hyperlink"/>
          <w:color w:val="auto"/>
          <w:u w:val="none"/>
        </w:rPr>
        <w:t>.</w:t>
      </w:r>
      <w:r w:rsidR="00C12B39">
        <w:rPr>
          <w:rStyle w:val="Hyperlink"/>
          <w:color w:val="auto"/>
          <w:u w:val="none"/>
        </w:rPr>
        <w:t xml:space="preserve"> [Online</w:t>
      </w:r>
      <w:r w:rsidR="00FC61BF">
        <w:rPr>
          <w:rStyle w:val="Hyperlink"/>
          <w:color w:val="auto"/>
          <w:u w:val="none"/>
        </w:rPr>
        <w:t>]</w:t>
      </w:r>
      <w:r w:rsidR="00C12B39">
        <w:rPr>
          <w:rStyle w:val="Hyperlink"/>
          <w:color w:val="auto"/>
          <w:u w:val="none"/>
        </w:rPr>
        <w:t>.</w:t>
      </w:r>
      <w:r w:rsidR="00FC61BF">
        <w:rPr>
          <w:rStyle w:val="Hyperlink"/>
          <w:color w:val="auto"/>
          <w:u w:val="none"/>
        </w:rPr>
        <w:t xml:space="preserve"> Available: </w:t>
      </w:r>
      <w:hyperlink r:id="rId22" w:history="1">
        <w:r w:rsidR="00FC61BF">
          <w:rPr>
            <w:rStyle w:val="Hyperlink"/>
          </w:rPr>
          <w:t>https://ebookcentral.proquest.com/lib/mcmu/reader.action?docID=3339365</w:t>
        </w:r>
      </w:hyperlink>
      <w:r w:rsidR="00493677">
        <w:t>. Accessed: Jul. 10, 2020.</w:t>
      </w:r>
    </w:p>
    <w:p w14:paraId="5C511746" w14:textId="77777777" w:rsidR="00DA37DB" w:rsidRDefault="00DA37DB" w:rsidP="00E205C1">
      <w:pPr>
        <w:pStyle w:val="ListParagraph"/>
        <w:numPr>
          <w:ilvl w:val="0"/>
          <w:numId w:val="2"/>
        </w:numPr>
        <w:jc w:val="left"/>
        <w:rPr>
          <w:rStyle w:val="Hyperlink"/>
          <w:color w:val="auto"/>
          <w:u w:val="none"/>
        </w:rPr>
      </w:pPr>
      <w:r>
        <w:rPr>
          <w:rStyle w:val="Hyperlink"/>
          <w:color w:val="auto"/>
          <w:u w:val="none"/>
        </w:rPr>
        <w:t xml:space="preserve">T.P. Kelly, “Arguing Safety: A Systematic Approach to Managing Safety Cases”, </w:t>
      </w:r>
      <w:r w:rsidRPr="00DA37DB">
        <w:rPr>
          <w:rStyle w:val="Hyperlink"/>
          <w:color w:val="auto"/>
          <w:u w:val="none"/>
        </w:rPr>
        <w:t>Ph.D</w:t>
      </w:r>
      <w:r w:rsidR="00E205C1">
        <w:rPr>
          <w:rStyle w:val="Hyperlink"/>
          <w:color w:val="auto"/>
          <w:u w:val="none"/>
        </w:rPr>
        <w:t>.</w:t>
      </w:r>
      <w:r w:rsidRPr="00DA37DB">
        <w:rPr>
          <w:rStyle w:val="Hyperlink"/>
          <w:color w:val="auto"/>
          <w:u w:val="none"/>
        </w:rPr>
        <w:t xml:space="preserve"> dissertation</w:t>
      </w:r>
      <w:r>
        <w:rPr>
          <w:rStyle w:val="Hyperlink"/>
          <w:color w:val="auto"/>
          <w:u w:val="none"/>
        </w:rPr>
        <w:t xml:space="preserve">, </w:t>
      </w:r>
      <w:r w:rsidR="00E510CF">
        <w:rPr>
          <w:rStyle w:val="Hyperlink"/>
          <w:color w:val="auto"/>
          <w:u w:val="none"/>
        </w:rPr>
        <w:t xml:space="preserve">Dept. Comp. Sci., </w:t>
      </w:r>
      <w:r>
        <w:rPr>
          <w:rStyle w:val="Hyperlink"/>
          <w:color w:val="auto"/>
          <w:u w:val="none"/>
        </w:rPr>
        <w:t>Univ. of York</w:t>
      </w:r>
      <w:r w:rsidR="00E205C1">
        <w:rPr>
          <w:rStyle w:val="Hyperlink"/>
          <w:color w:val="auto"/>
          <w:u w:val="none"/>
        </w:rPr>
        <w:t>, York</w:t>
      </w:r>
      <w:r w:rsidR="007933C7">
        <w:rPr>
          <w:rStyle w:val="Hyperlink"/>
          <w:color w:val="auto"/>
          <w:u w:val="none"/>
        </w:rPr>
        <w:t>, UK</w:t>
      </w:r>
      <w:r w:rsidR="00E205C1">
        <w:rPr>
          <w:rStyle w:val="Hyperlink"/>
          <w:color w:val="auto"/>
          <w:u w:val="none"/>
        </w:rPr>
        <w:t>, 1999.</w:t>
      </w:r>
    </w:p>
    <w:p w14:paraId="2DF6B56B" w14:textId="77777777" w:rsidR="00BD655A" w:rsidRDefault="00BD655A" w:rsidP="00BD655A">
      <w:pPr>
        <w:pStyle w:val="ListParagraph"/>
        <w:numPr>
          <w:ilvl w:val="0"/>
          <w:numId w:val="2"/>
        </w:numPr>
        <w:jc w:val="left"/>
        <w:rPr>
          <w:rStyle w:val="Hyperlink"/>
          <w:color w:val="auto"/>
          <w:u w:val="none"/>
        </w:rPr>
      </w:pPr>
      <w:r>
        <w:t xml:space="preserve">T. </w:t>
      </w:r>
      <w:proofErr w:type="spellStart"/>
      <w:r>
        <w:t>Ishimatsu</w:t>
      </w:r>
      <w:proofErr w:type="spellEnd"/>
      <w:r>
        <w:t xml:space="preserve">, N. G. Leveson, J. Thomas, M. </w:t>
      </w:r>
      <w:proofErr w:type="spellStart"/>
      <w:r>
        <w:t>Katahira</w:t>
      </w:r>
      <w:proofErr w:type="spellEnd"/>
      <w:r>
        <w:t xml:space="preserve">, Y. Miyamoto, and H. Nakao, “Modeling and Hazard Analysis Using STPA”, in </w:t>
      </w:r>
      <w:r w:rsidRPr="00BD655A">
        <w:rPr>
          <w:i/>
        </w:rPr>
        <w:t>International Association for the Advancement of Space Safety</w:t>
      </w:r>
      <w:r>
        <w:t>, AL, USA, May 19-21, 2010.</w:t>
      </w:r>
    </w:p>
    <w:p w14:paraId="6C9A8D4E" w14:textId="77777777" w:rsidR="001830F6" w:rsidRDefault="001830F6" w:rsidP="00E205C1">
      <w:pPr>
        <w:pStyle w:val="ListParagraph"/>
        <w:numPr>
          <w:ilvl w:val="0"/>
          <w:numId w:val="2"/>
        </w:numPr>
        <w:jc w:val="left"/>
        <w:rPr>
          <w:rStyle w:val="Hyperlink"/>
          <w:color w:val="auto"/>
          <w:u w:val="none"/>
        </w:rPr>
      </w:pPr>
      <w:r>
        <w:rPr>
          <w:rStyle w:val="Hyperlink"/>
          <w:color w:val="auto"/>
          <w:u w:val="none"/>
        </w:rPr>
        <w:t>R. Weaver, J. Fenn and T. Kelly, “</w:t>
      </w:r>
      <w:r w:rsidRPr="001830F6">
        <w:rPr>
          <w:rStyle w:val="Hyperlink"/>
          <w:color w:val="auto"/>
          <w:u w:val="none"/>
        </w:rPr>
        <w:t xml:space="preserve">A </w:t>
      </w:r>
      <w:r w:rsidR="00E12E80">
        <w:rPr>
          <w:rStyle w:val="Hyperlink"/>
          <w:color w:val="auto"/>
          <w:u w:val="none"/>
        </w:rPr>
        <w:t>P</w:t>
      </w:r>
      <w:r w:rsidRPr="001830F6">
        <w:rPr>
          <w:rStyle w:val="Hyperlink"/>
          <w:color w:val="auto"/>
          <w:u w:val="none"/>
        </w:rPr>
        <w:t xml:space="preserve">ragmatic </w:t>
      </w:r>
      <w:r w:rsidR="00E12E80">
        <w:rPr>
          <w:rStyle w:val="Hyperlink"/>
          <w:color w:val="auto"/>
          <w:u w:val="none"/>
        </w:rPr>
        <w:t>A</w:t>
      </w:r>
      <w:r w:rsidRPr="001830F6">
        <w:rPr>
          <w:rStyle w:val="Hyperlink"/>
          <w:color w:val="auto"/>
          <w:u w:val="none"/>
        </w:rPr>
        <w:t xml:space="preserve">pproach to </w:t>
      </w:r>
      <w:r w:rsidR="00E12E80">
        <w:rPr>
          <w:rStyle w:val="Hyperlink"/>
          <w:color w:val="auto"/>
          <w:u w:val="none"/>
        </w:rPr>
        <w:t>R</w:t>
      </w:r>
      <w:r w:rsidRPr="001830F6">
        <w:rPr>
          <w:rStyle w:val="Hyperlink"/>
          <w:color w:val="auto"/>
          <w:u w:val="none"/>
        </w:rPr>
        <w:t xml:space="preserve">easoning </w:t>
      </w:r>
      <w:r w:rsidR="00E12E80">
        <w:rPr>
          <w:rStyle w:val="Hyperlink"/>
          <w:color w:val="auto"/>
          <w:u w:val="none"/>
        </w:rPr>
        <w:t>A</w:t>
      </w:r>
      <w:r w:rsidRPr="001830F6">
        <w:rPr>
          <w:rStyle w:val="Hyperlink"/>
          <w:color w:val="auto"/>
          <w:u w:val="none"/>
        </w:rPr>
        <w:t xml:space="preserve">bout the </w:t>
      </w:r>
      <w:r w:rsidR="00E12E80">
        <w:rPr>
          <w:rStyle w:val="Hyperlink"/>
          <w:color w:val="auto"/>
          <w:u w:val="none"/>
        </w:rPr>
        <w:t>A</w:t>
      </w:r>
      <w:r w:rsidRPr="001830F6">
        <w:rPr>
          <w:rStyle w:val="Hyperlink"/>
          <w:color w:val="auto"/>
          <w:u w:val="none"/>
        </w:rPr>
        <w:t xml:space="preserve">ssurance of </w:t>
      </w:r>
      <w:r w:rsidR="00E12E80">
        <w:rPr>
          <w:rStyle w:val="Hyperlink"/>
          <w:color w:val="auto"/>
          <w:u w:val="none"/>
        </w:rPr>
        <w:t>S</w:t>
      </w:r>
      <w:r w:rsidRPr="001830F6">
        <w:rPr>
          <w:rStyle w:val="Hyperlink"/>
          <w:color w:val="auto"/>
          <w:u w:val="none"/>
        </w:rPr>
        <w:t xml:space="preserve">afety </w:t>
      </w:r>
      <w:r w:rsidR="00E12E80">
        <w:rPr>
          <w:rStyle w:val="Hyperlink"/>
          <w:color w:val="auto"/>
          <w:u w:val="none"/>
        </w:rPr>
        <w:t>A</w:t>
      </w:r>
      <w:r w:rsidRPr="001830F6">
        <w:rPr>
          <w:rStyle w:val="Hyperlink"/>
          <w:color w:val="auto"/>
          <w:u w:val="none"/>
        </w:rPr>
        <w:t>rguments</w:t>
      </w:r>
      <w:r>
        <w:rPr>
          <w:rStyle w:val="Hyperlink"/>
          <w:color w:val="auto"/>
          <w:u w:val="none"/>
        </w:rPr>
        <w:t xml:space="preserve">”, in </w:t>
      </w:r>
      <w:r w:rsidRPr="00652ED4">
        <w:rPr>
          <w:rStyle w:val="Hyperlink"/>
          <w:i/>
          <w:color w:val="auto"/>
          <w:u w:val="none"/>
        </w:rPr>
        <w:t>Proceedings of the 8th Australian workshop on Safety-critical systems and software</w:t>
      </w:r>
      <w:r>
        <w:rPr>
          <w:rStyle w:val="Hyperlink"/>
          <w:color w:val="auto"/>
          <w:u w:val="none"/>
        </w:rPr>
        <w:t>, Australia, 2003, pp. 57-67.</w:t>
      </w:r>
    </w:p>
    <w:p w14:paraId="002BD576" w14:textId="77777777" w:rsidR="00703F73" w:rsidRPr="00703F73" w:rsidRDefault="00703F73" w:rsidP="00703F73">
      <w:pPr>
        <w:pStyle w:val="ListParagraph"/>
        <w:numPr>
          <w:ilvl w:val="0"/>
          <w:numId w:val="2"/>
        </w:numPr>
        <w:jc w:val="left"/>
        <w:rPr>
          <w:rStyle w:val="Hyperlink"/>
          <w:color w:val="auto"/>
          <w:u w:val="none"/>
        </w:rPr>
      </w:pPr>
      <w:r>
        <w:rPr>
          <w:rStyle w:val="Hyperlink"/>
          <w:color w:val="auto"/>
          <w:u w:val="none"/>
        </w:rPr>
        <w:t>T. Kelly, “</w:t>
      </w:r>
      <w:r w:rsidRPr="00C67749">
        <w:rPr>
          <w:rStyle w:val="Hyperlink"/>
          <w:color w:val="auto"/>
          <w:u w:val="none"/>
        </w:rPr>
        <w:t xml:space="preserve">A </w:t>
      </w:r>
      <w:r>
        <w:rPr>
          <w:rStyle w:val="Hyperlink"/>
          <w:color w:val="auto"/>
          <w:u w:val="none"/>
        </w:rPr>
        <w:t>S</w:t>
      </w:r>
      <w:r w:rsidRPr="00C67749">
        <w:rPr>
          <w:rStyle w:val="Hyperlink"/>
          <w:color w:val="auto"/>
          <w:u w:val="none"/>
        </w:rPr>
        <w:t xml:space="preserve">ystematic </w:t>
      </w:r>
      <w:r>
        <w:rPr>
          <w:rStyle w:val="Hyperlink"/>
          <w:color w:val="auto"/>
          <w:u w:val="none"/>
        </w:rPr>
        <w:t>A</w:t>
      </w:r>
      <w:r w:rsidRPr="00C67749">
        <w:rPr>
          <w:rStyle w:val="Hyperlink"/>
          <w:color w:val="auto"/>
          <w:u w:val="none"/>
        </w:rPr>
        <w:t xml:space="preserve">pproach to </w:t>
      </w:r>
      <w:r>
        <w:rPr>
          <w:rStyle w:val="Hyperlink"/>
          <w:color w:val="auto"/>
          <w:u w:val="none"/>
        </w:rPr>
        <w:t>S</w:t>
      </w:r>
      <w:r w:rsidRPr="00C67749">
        <w:rPr>
          <w:rStyle w:val="Hyperlink"/>
          <w:color w:val="auto"/>
          <w:u w:val="none"/>
        </w:rPr>
        <w:t xml:space="preserve">afety </w:t>
      </w:r>
      <w:r>
        <w:rPr>
          <w:rStyle w:val="Hyperlink"/>
          <w:color w:val="auto"/>
          <w:u w:val="none"/>
        </w:rPr>
        <w:t>C</w:t>
      </w:r>
      <w:r w:rsidRPr="00C67749">
        <w:rPr>
          <w:rStyle w:val="Hyperlink"/>
          <w:color w:val="auto"/>
          <w:u w:val="none"/>
        </w:rPr>
        <w:t xml:space="preserve">ase </w:t>
      </w:r>
      <w:r>
        <w:rPr>
          <w:rStyle w:val="Hyperlink"/>
          <w:color w:val="auto"/>
          <w:u w:val="none"/>
        </w:rPr>
        <w:t>M</w:t>
      </w:r>
      <w:r w:rsidRPr="00C67749">
        <w:rPr>
          <w:rStyle w:val="Hyperlink"/>
          <w:color w:val="auto"/>
          <w:u w:val="none"/>
        </w:rPr>
        <w:t>anagement</w:t>
      </w:r>
      <w:r>
        <w:rPr>
          <w:rStyle w:val="Hyperlink"/>
          <w:color w:val="auto"/>
          <w:u w:val="none"/>
        </w:rPr>
        <w:t xml:space="preserve">”, </w:t>
      </w:r>
      <w:r>
        <w:rPr>
          <w:rStyle w:val="Hyperlink"/>
          <w:i/>
          <w:color w:val="auto"/>
          <w:u w:val="none"/>
        </w:rPr>
        <w:t>SAE transactions,</w:t>
      </w:r>
      <w:r>
        <w:rPr>
          <w:rStyle w:val="Hyperlink"/>
          <w:color w:val="auto"/>
          <w:u w:val="none"/>
        </w:rPr>
        <w:t xml:space="preserve"> pp. 257-266, 2004.</w:t>
      </w:r>
    </w:p>
    <w:p w14:paraId="2CA8C78A" w14:textId="77777777" w:rsidR="009E397A" w:rsidRDefault="009E397A" w:rsidP="00E205C1">
      <w:pPr>
        <w:pStyle w:val="ListParagraph"/>
        <w:numPr>
          <w:ilvl w:val="0"/>
          <w:numId w:val="2"/>
        </w:numPr>
        <w:jc w:val="left"/>
        <w:rPr>
          <w:rStyle w:val="Hyperlink"/>
          <w:color w:val="auto"/>
          <w:u w:val="none"/>
        </w:rPr>
      </w:pPr>
      <w:r>
        <w:rPr>
          <w:rStyle w:val="Hyperlink"/>
          <w:color w:val="auto"/>
          <w:u w:val="none"/>
        </w:rPr>
        <w:t>T.P. Kelly and J.A. McDermid, “</w:t>
      </w:r>
      <w:r w:rsidRPr="009E397A">
        <w:rPr>
          <w:rStyle w:val="Hyperlink"/>
          <w:color w:val="auto"/>
          <w:u w:val="none"/>
        </w:rPr>
        <w:t xml:space="preserve">A </w:t>
      </w:r>
      <w:r w:rsidR="00E12E80">
        <w:rPr>
          <w:rStyle w:val="Hyperlink"/>
          <w:color w:val="auto"/>
          <w:u w:val="none"/>
        </w:rPr>
        <w:t>S</w:t>
      </w:r>
      <w:r w:rsidRPr="009E397A">
        <w:rPr>
          <w:rStyle w:val="Hyperlink"/>
          <w:color w:val="auto"/>
          <w:u w:val="none"/>
        </w:rPr>
        <w:t xml:space="preserve">ystematic </w:t>
      </w:r>
      <w:r w:rsidR="00E12E80">
        <w:rPr>
          <w:rStyle w:val="Hyperlink"/>
          <w:color w:val="auto"/>
          <w:u w:val="none"/>
        </w:rPr>
        <w:t>A</w:t>
      </w:r>
      <w:r w:rsidRPr="009E397A">
        <w:rPr>
          <w:rStyle w:val="Hyperlink"/>
          <w:color w:val="auto"/>
          <w:u w:val="none"/>
        </w:rPr>
        <w:t xml:space="preserve">pproach to </w:t>
      </w:r>
      <w:r w:rsidR="00E12E80">
        <w:rPr>
          <w:rStyle w:val="Hyperlink"/>
          <w:color w:val="auto"/>
          <w:u w:val="none"/>
        </w:rPr>
        <w:t>S</w:t>
      </w:r>
      <w:r w:rsidRPr="009E397A">
        <w:rPr>
          <w:rStyle w:val="Hyperlink"/>
          <w:color w:val="auto"/>
          <w:u w:val="none"/>
        </w:rPr>
        <w:t xml:space="preserve">afety </w:t>
      </w:r>
      <w:r w:rsidR="00E12E80">
        <w:rPr>
          <w:rStyle w:val="Hyperlink"/>
          <w:color w:val="auto"/>
          <w:u w:val="none"/>
        </w:rPr>
        <w:t>C</w:t>
      </w:r>
      <w:r w:rsidRPr="009E397A">
        <w:rPr>
          <w:rStyle w:val="Hyperlink"/>
          <w:color w:val="auto"/>
          <w:u w:val="none"/>
        </w:rPr>
        <w:t xml:space="preserve">ase </w:t>
      </w:r>
      <w:r w:rsidR="00E12E80">
        <w:rPr>
          <w:rStyle w:val="Hyperlink"/>
          <w:color w:val="auto"/>
          <w:u w:val="none"/>
        </w:rPr>
        <w:t>M</w:t>
      </w:r>
      <w:r w:rsidRPr="009E397A">
        <w:rPr>
          <w:rStyle w:val="Hyperlink"/>
          <w:color w:val="auto"/>
          <w:u w:val="none"/>
        </w:rPr>
        <w:t>aintenance</w:t>
      </w:r>
      <w:r>
        <w:rPr>
          <w:rStyle w:val="Hyperlink"/>
          <w:color w:val="auto"/>
          <w:u w:val="none"/>
        </w:rPr>
        <w:t xml:space="preserve">”, in </w:t>
      </w:r>
      <w:r w:rsidRPr="009E397A">
        <w:rPr>
          <w:rStyle w:val="Hyperlink"/>
          <w:i/>
          <w:color w:val="auto"/>
          <w:u w:val="none"/>
        </w:rPr>
        <w:t>International Conference on Computer S</w:t>
      </w:r>
      <w:r>
        <w:rPr>
          <w:rStyle w:val="Hyperlink"/>
          <w:i/>
          <w:color w:val="auto"/>
          <w:u w:val="none"/>
        </w:rPr>
        <w:t>afety, Reliability, and Security</w:t>
      </w:r>
      <w:r>
        <w:rPr>
          <w:rStyle w:val="Hyperlink"/>
          <w:color w:val="auto"/>
          <w:u w:val="none"/>
        </w:rPr>
        <w:t>, Springer, Berlin, Heidelberg, 1999, pp. 13-26.</w:t>
      </w:r>
    </w:p>
    <w:p w14:paraId="61FBD166" w14:textId="77777777" w:rsidR="00DB7A69" w:rsidRDefault="00350173" w:rsidP="00DB7A69">
      <w:pPr>
        <w:pStyle w:val="ListParagraph"/>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3" w:history="1">
        <w:r w:rsidR="000E1F8E" w:rsidRPr="009A2106">
          <w:rPr>
            <w:rStyle w:val="Hyperlink"/>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14:paraId="149D1D3C" w14:textId="77777777" w:rsidR="009A0D9D" w:rsidRDefault="009A0D9D" w:rsidP="009A0D9D">
      <w:pPr>
        <w:pStyle w:val="ListParagraph"/>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4" w:history="1">
        <w:r>
          <w:rPr>
            <w:rStyle w:val="Hyperlink"/>
          </w:rPr>
          <w:t>https://www.eclipse.org/epsilon/doc/book/EpsilonBook.pdf</w:t>
        </w:r>
      </w:hyperlink>
      <w:r>
        <w:t>. Accessed: Jul. 10, 2020.</w:t>
      </w:r>
    </w:p>
    <w:p w14:paraId="6A773ED7" w14:textId="77777777" w:rsidR="00DB7A69" w:rsidRDefault="00DB7A69" w:rsidP="00DB7A69">
      <w:pPr>
        <w:pStyle w:val="ListParagraph"/>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14:paraId="7BB2B936" w14:textId="77777777" w:rsidR="00DD7DAF" w:rsidRDefault="00DD7DAF" w:rsidP="00322801">
      <w:pPr>
        <w:pStyle w:val="ListParagraph"/>
        <w:numPr>
          <w:ilvl w:val="0"/>
          <w:numId w:val="2"/>
        </w:numPr>
        <w:shd w:val="clear" w:color="auto" w:fill="FFFFFF" w:themeFill="background1"/>
        <w:jc w:val="left"/>
      </w:pPr>
      <w:r>
        <w:t xml:space="preserve">A. </w:t>
      </w:r>
      <w:proofErr w:type="spellStart"/>
      <w:r>
        <w:t>Zolotas</w:t>
      </w:r>
      <w:proofErr w:type="spellEnd"/>
      <w:r w:rsidRPr="00DD7DAF">
        <w:t xml:space="preserve">, </w:t>
      </w:r>
      <w:r>
        <w:t xml:space="preserve">H.H. </w:t>
      </w:r>
      <w:r w:rsidRPr="00DD7DAF">
        <w:t xml:space="preserve">Rodriguez, </w:t>
      </w:r>
      <w:r>
        <w:t xml:space="preserve">S. </w:t>
      </w:r>
      <w:proofErr w:type="spellStart"/>
      <w:r w:rsidRPr="00DD7DAF">
        <w:t>Hutchesson</w:t>
      </w:r>
      <w:proofErr w:type="spellEnd"/>
      <w:r w:rsidRPr="00DD7DAF">
        <w:t xml:space="preserve">,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proofErr w:type="gramStart"/>
      <w:r w:rsidRPr="00DD7DAF">
        <w:t>the</w:t>
      </w:r>
      <w:proofErr w:type="gramEnd"/>
      <w:r w:rsidRPr="00DD7DAF">
        <w:t xml:space="preserv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14:paraId="1278372B" w14:textId="77777777" w:rsidR="000434F7" w:rsidRDefault="00EC0A0B" w:rsidP="00322801">
      <w:pPr>
        <w:pStyle w:val="ListParagraph"/>
        <w:numPr>
          <w:ilvl w:val="0"/>
          <w:numId w:val="2"/>
        </w:numPr>
        <w:shd w:val="clear" w:color="auto" w:fill="FFFFFF" w:themeFill="background1"/>
        <w:jc w:val="left"/>
      </w:pPr>
      <w:proofErr w:type="spellStart"/>
      <w:r>
        <w:t>EpsilonLabs</w:t>
      </w:r>
      <w:proofErr w:type="spellEnd"/>
      <w:r w:rsidR="00DA37DB">
        <w:t>, “Epsilon-HTML Integration”</w:t>
      </w:r>
      <w:r w:rsidR="000434F7">
        <w:t xml:space="preserve">, 2020. [Online]. </w:t>
      </w:r>
      <w:r w:rsidR="00CC2F1E">
        <w:t>Available</w:t>
      </w:r>
      <w:r w:rsidR="000434F7">
        <w:t xml:space="preserve">: </w:t>
      </w:r>
      <w:hyperlink r:id="rId25" w:history="1">
        <w:r w:rsidR="000434F7">
          <w:rPr>
            <w:rStyle w:val="Hyperlink"/>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14:paraId="28E92B7D" w14:textId="77777777" w:rsidR="00B14A60" w:rsidRDefault="005272C0" w:rsidP="00322801">
      <w:pPr>
        <w:pStyle w:val="ListParagraph"/>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6" w:history="1">
        <w:r w:rsidR="001639F5" w:rsidRPr="009A2106">
          <w:rPr>
            <w:rStyle w:val="Hyperlink"/>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14:paraId="14361D19" w14:textId="77777777" w:rsidR="007C2879" w:rsidRPr="007C2879" w:rsidRDefault="002439DA" w:rsidP="007C2879">
      <w:pPr>
        <w:pStyle w:val="ListParagraph"/>
        <w:numPr>
          <w:ilvl w:val="0"/>
          <w:numId w:val="2"/>
        </w:numPr>
        <w:jc w:val="left"/>
        <w:rPr>
          <w:rStyle w:val="Hyperlink"/>
          <w:color w:val="auto"/>
          <w:u w:val="none"/>
        </w:rPr>
      </w:pPr>
      <w:hyperlink r:id="rId27" w:history="1">
        <w:r w:rsidR="007C2879" w:rsidRPr="00BC1402">
          <w:t>Jonathan Hedley</w:t>
        </w:r>
      </w:hyperlink>
      <w:r w:rsidR="007C2879">
        <w:t>, “</w:t>
      </w:r>
      <w:proofErr w:type="spellStart"/>
      <w:r w:rsidR="007C2879">
        <w:t>Jsoup</w:t>
      </w:r>
      <w:proofErr w:type="spellEnd"/>
      <w:r w:rsidR="007C2879">
        <w:t xml:space="preserve">: Java HTML Parser”, 2020. [Online]. Available: </w:t>
      </w:r>
      <w:hyperlink r:id="rId28" w:history="1">
        <w:r w:rsidR="007C2879" w:rsidRPr="00817DD1">
          <w:rPr>
            <w:rStyle w:val="Hyperlink"/>
          </w:rPr>
          <w:t>https://jsoup.org</w:t>
        </w:r>
      </w:hyperlink>
      <w:r w:rsidR="007C2879">
        <w:t>. Accessed: Jul 24, 2020.</w:t>
      </w:r>
    </w:p>
    <w:p w14:paraId="7B0714E1" w14:textId="77777777" w:rsidR="00AB0B00" w:rsidRDefault="00DA37DB" w:rsidP="0079503B">
      <w:pPr>
        <w:pStyle w:val="ListParagraph"/>
        <w:numPr>
          <w:ilvl w:val="0"/>
          <w:numId w:val="2"/>
        </w:numPr>
        <w:jc w:val="left"/>
      </w:pPr>
      <w:r>
        <w:t>The GSN Working Group Online, “</w:t>
      </w:r>
      <w:r w:rsidR="003C354A">
        <w:t>G</w:t>
      </w:r>
      <w:r>
        <w:t xml:space="preserve">SN Community Standard </w:t>
      </w:r>
      <w:proofErr w:type="spellStart"/>
      <w:r>
        <w:t>Verison</w:t>
      </w:r>
      <w:proofErr w:type="spellEnd"/>
      <w:r>
        <w:t xml:space="preserve"> 1”</w:t>
      </w:r>
      <w:r w:rsidR="003C354A">
        <w:t>, 2011. [Online]. Ava</w:t>
      </w:r>
      <w:r w:rsidR="00A365A0">
        <w:t>il</w:t>
      </w:r>
      <w:r w:rsidR="003C354A">
        <w:t xml:space="preserve">able: </w:t>
      </w:r>
      <w:hyperlink r:id="rId29" w:history="1">
        <w:r w:rsidR="00234D99" w:rsidRPr="008E18DA">
          <w:rPr>
            <w:rStyle w:val="Hyperlink"/>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headerReference w:type="even" r:id="rId30"/>
      <w:headerReference w:type="default" r:id="rId31"/>
      <w:footerReference w:type="even" r:id="rId32"/>
      <w:footerReference w:type="default" r:id="rId33"/>
      <w:headerReference w:type="first" r:id="rId34"/>
      <w:footerReference w:type="first" r:id="rId35"/>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9" w:author="Paige, Richard" w:date="2020-07-29T16:42:00Z" w:initials="PR">
    <w:p w14:paraId="52D4540C" w14:textId="77777777" w:rsidR="002439DA" w:rsidRDefault="002439DA">
      <w:pPr>
        <w:pStyle w:val="CommentText"/>
      </w:pPr>
      <w:r>
        <w:rPr>
          <w:rStyle w:val="CommentReference"/>
        </w:rPr>
        <w:annotationRef/>
      </w:r>
      <w:r>
        <w:t>Change much from what? I assume this is referring to the Plain-HTML/XML projects? Please clarify.</w:t>
      </w:r>
    </w:p>
  </w:comment>
  <w:comment w:id="231" w:author="Paige, Richard" w:date="2020-07-29T17:03:00Z" w:initials="PR">
    <w:p w14:paraId="36A924BB" w14:textId="77777777" w:rsidR="00D62C4D" w:rsidRDefault="00D62C4D">
      <w:pPr>
        <w:pStyle w:val="CommentText"/>
      </w:pPr>
      <w:r>
        <w:rPr>
          <w:rStyle w:val="CommentReference"/>
        </w:rPr>
        <w:annotationRef/>
      </w:r>
      <w:r>
        <w:t xml:space="preserve">Include a reference in your bibliography </w:t>
      </w:r>
    </w:p>
  </w:comment>
  <w:comment w:id="234" w:author="Paige, Richard" w:date="2020-07-29T17:04:00Z" w:initials="PR">
    <w:p w14:paraId="11F2E1A5" w14:textId="77777777" w:rsidR="00D62C4D" w:rsidRDefault="00D62C4D">
      <w:pPr>
        <w:pStyle w:val="CommentText"/>
      </w:pPr>
      <w:r>
        <w:rPr>
          <w:rStyle w:val="CommentReference"/>
        </w:rPr>
        <w:annotationRef/>
      </w:r>
      <w:r>
        <w:t>I recommend one short addition to this section and that is a “requirements coverage” subsection. Go back to your requirements chapter and summarize which requirements you’ve satisfied, partly satisfied, or not satisfied. Briefly explain why anything that is unsatisfied is not considered (maybe you ran out of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D4540C" w15:done="0"/>
  <w15:commentEx w15:paraId="36A924BB" w15:done="0"/>
  <w15:commentEx w15:paraId="11F2E1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C2570" w16cex:dateUtc="2020-07-29T20:42:00Z"/>
  <w16cex:commentExtensible w16cex:durableId="22CC2A61" w16cex:dateUtc="2020-07-29T21:03:00Z"/>
  <w16cex:commentExtensible w16cex:durableId="22CC2A89" w16cex:dateUtc="2020-07-29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D4540C" w16cid:durableId="22CC2570"/>
  <w16cid:commentId w16cid:paraId="36A924BB" w16cid:durableId="22CC2A61"/>
  <w16cid:commentId w16cid:paraId="11F2E1A5" w16cid:durableId="22CC2A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B81AB" w14:textId="77777777" w:rsidR="00D150EF" w:rsidRDefault="00D150EF" w:rsidP="00C56C3D">
      <w:pPr>
        <w:spacing w:after="0" w:line="240" w:lineRule="auto"/>
      </w:pPr>
      <w:r>
        <w:separator/>
      </w:r>
    </w:p>
  </w:endnote>
  <w:endnote w:type="continuationSeparator" w:id="0">
    <w:p w14:paraId="6EDB8EA9" w14:textId="77777777" w:rsidR="00D150EF" w:rsidRDefault="00D150EF"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 w:name="Consolas">
    <w:panose1 w:val="020B0609020204030204"/>
    <w:charset w:val="A2"/>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EFF04" w14:textId="77777777" w:rsidR="002439DA" w:rsidRDefault="00243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88F9F" w14:textId="77777777" w:rsidR="002439DA" w:rsidRDefault="002439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38E17" w14:textId="77777777" w:rsidR="002439DA" w:rsidRDefault="00243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7DC1F" w14:textId="77777777" w:rsidR="00D150EF" w:rsidRDefault="00D150EF" w:rsidP="00C56C3D">
      <w:pPr>
        <w:spacing w:after="0" w:line="240" w:lineRule="auto"/>
      </w:pPr>
      <w:r>
        <w:separator/>
      </w:r>
    </w:p>
  </w:footnote>
  <w:footnote w:type="continuationSeparator" w:id="0">
    <w:p w14:paraId="25FC888E" w14:textId="77777777" w:rsidR="00D150EF" w:rsidRDefault="00D150EF"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62582" w14:textId="77777777" w:rsidR="002439DA" w:rsidRDefault="00243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BB686" w14:textId="77777777" w:rsidR="002439DA" w:rsidRDefault="002439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7C32E" w14:textId="77777777" w:rsidR="002439DA" w:rsidRDefault="00243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ige, Richard">
    <w15:presenceInfo w15:providerId="AD" w15:userId="S::paigeri@mcmaster.ca::815d8c13-3db2-4d7e-83a7-553411a1c3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0NjA0szAyMTUyNDFV0lEKTi0uzszPAykwMqwFAJbeejY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E99"/>
    <w:rsid w:val="001253BC"/>
    <w:rsid w:val="00125808"/>
    <w:rsid w:val="00126319"/>
    <w:rsid w:val="0012683F"/>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36A9"/>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36CE"/>
    <w:rsid w:val="001D51A1"/>
    <w:rsid w:val="001D5AC1"/>
    <w:rsid w:val="001E228F"/>
    <w:rsid w:val="001E38E5"/>
    <w:rsid w:val="001E4050"/>
    <w:rsid w:val="001E4988"/>
    <w:rsid w:val="001E6DC6"/>
    <w:rsid w:val="001E7B79"/>
    <w:rsid w:val="001F0BD7"/>
    <w:rsid w:val="001F0FAC"/>
    <w:rsid w:val="001F12E7"/>
    <w:rsid w:val="001F2944"/>
    <w:rsid w:val="001F2C9D"/>
    <w:rsid w:val="001F360A"/>
    <w:rsid w:val="001F4685"/>
    <w:rsid w:val="001F4CE1"/>
    <w:rsid w:val="001F4E02"/>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39DA"/>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36FF"/>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4B1E"/>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145E"/>
    <w:rsid w:val="004B2AB5"/>
    <w:rsid w:val="004B356E"/>
    <w:rsid w:val="004B3AC6"/>
    <w:rsid w:val="004B4E31"/>
    <w:rsid w:val="004B532A"/>
    <w:rsid w:val="004B595B"/>
    <w:rsid w:val="004B5C91"/>
    <w:rsid w:val="004B6628"/>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3DEC"/>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7E9"/>
    <w:rsid w:val="00B6682C"/>
    <w:rsid w:val="00B67258"/>
    <w:rsid w:val="00B676D3"/>
    <w:rsid w:val="00B71149"/>
    <w:rsid w:val="00B7180E"/>
    <w:rsid w:val="00B7199E"/>
    <w:rsid w:val="00B71B3F"/>
    <w:rsid w:val="00B7388C"/>
    <w:rsid w:val="00B74ABC"/>
    <w:rsid w:val="00B74C31"/>
    <w:rsid w:val="00B758C8"/>
    <w:rsid w:val="00B823D4"/>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402"/>
    <w:rsid w:val="00BC1519"/>
    <w:rsid w:val="00BC2276"/>
    <w:rsid w:val="00BC25FD"/>
    <w:rsid w:val="00BC2745"/>
    <w:rsid w:val="00BC2A59"/>
    <w:rsid w:val="00BC2EF1"/>
    <w:rsid w:val="00BC4679"/>
    <w:rsid w:val="00BC69C1"/>
    <w:rsid w:val="00BD10CF"/>
    <w:rsid w:val="00BD25E2"/>
    <w:rsid w:val="00BD2930"/>
    <w:rsid w:val="00BD2D74"/>
    <w:rsid w:val="00BD3387"/>
    <w:rsid w:val="00BD3C9A"/>
    <w:rsid w:val="00BD52FD"/>
    <w:rsid w:val="00BD5CCD"/>
    <w:rsid w:val="00BD645B"/>
    <w:rsid w:val="00BD655A"/>
    <w:rsid w:val="00BE14E2"/>
    <w:rsid w:val="00BE3487"/>
    <w:rsid w:val="00BE503B"/>
    <w:rsid w:val="00BE5D06"/>
    <w:rsid w:val="00BE68F8"/>
    <w:rsid w:val="00BF0B70"/>
    <w:rsid w:val="00BF0FC4"/>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170B2"/>
    <w:rsid w:val="00C17FE4"/>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0EF"/>
    <w:rsid w:val="00D157D8"/>
    <w:rsid w:val="00D17252"/>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2C4D"/>
    <w:rsid w:val="00D63568"/>
    <w:rsid w:val="00D64182"/>
    <w:rsid w:val="00D64702"/>
    <w:rsid w:val="00D64E21"/>
    <w:rsid w:val="00D65A9B"/>
    <w:rsid w:val="00D663AB"/>
    <w:rsid w:val="00D66717"/>
    <w:rsid w:val="00D677A8"/>
    <w:rsid w:val="00D7004A"/>
    <w:rsid w:val="00D70514"/>
    <w:rsid w:val="00D711F4"/>
    <w:rsid w:val="00D73C41"/>
    <w:rsid w:val="00D745AE"/>
    <w:rsid w:val="00D7470C"/>
    <w:rsid w:val="00D749EA"/>
    <w:rsid w:val="00D75CBF"/>
    <w:rsid w:val="00D7757B"/>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9E1EB"/>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EF"/>
    <w:pPr>
      <w:jc w:val="both"/>
    </w:pPr>
    <w:rPr>
      <w:rFonts w:ascii="Times New Roman" w:hAnsi="Times New Roman"/>
      <w:sz w:val="24"/>
    </w:rPr>
  </w:style>
  <w:style w:type="paragraph" w:styleId="Heading1">
    <w:name w:val="heading 1"/>
    <w:basedOn w:val="Normal"/>
    <w:next w:val="Normal"/>
    <w:link w:val="Heading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Heading2">
    <w:name w:val="heading 2"/>
    <w:basedOn w:val="Normal"/>
    <w:next w:val="Normal"/>
    <w:link w:val="Heading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Heading3">
    <w:name w:val="heading 3"/>
    <w:basedOn w:val="Normal"/>
    <w:next w:val="Normal"/>
    <w:link w:val="Heading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Heading4">
    <w:name w:val="heading 4"/>
    <w:basedOn w:val="Normal"/>
    <w:next w:val="Normal"/>
    <w:link w:val="Heading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Heading5">
    <w:name w:val="heading 5"/>
    <w:basedOn w:val="Normal"/>
    <w:next w:val="Normal"/>
    <w:link w:val="Heading5Char"/>
    <w:uiPriority w:val="9"/>
    <w:unhideWhenUsed/>
    <w:qFormat/>
    <w:rsid w:val="00854A9B"/>
    <w:pPr>
      <w:keepNext/>
      <w:keepLines/>
      <w:spacing w:before="4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519"/>
    <w:rPr>
      <w:rFonts w:ascii="Palatino Linotype" w:eastAsiaTheme="majorEastAsia" w:hAnsi="Palatino Linotype" w:cstheme="majorBidi"/>
      <w:b/>
      <w:sz w:val="60"/>
      <w:szCs w:val="60"/>
    </w:rPr>
  </w:style>
  <w:style w:type="character" w:customStyle="1" w:styleId="Heading2Char">
    <w:name w:val="Heading 2 Char"/>
    <w:basedOn w:val="DefaultParagraphFont"/>
    <w:link w:val="Heading2"/>
    <w:uiPriority w:val="9"/>
    <w:rsid w:val="00BC1519"/>
    <w:rPr>
      <w:rFonts w:ascii="Palatino Linotype" w:eastAsiaTheme="majorEastAsia" w:hAnsi="Palatino Linotype" w:cstheme="majorBidi"/>
      <w:b/>
      <w:sz w:val="40"/>
      <w:szCs w:val="26"/>
    </w:rPr>
  </w:style>
  <w:style w:type="character" w:customStyle="1" w:styleId="Heading3Char">
    <w:name w:val="Heading 3 Char"/>
    <w:basedOn w:val="DefaultParagraphFont"/>
    <w:link w:val="Heading3"/>
    <w:uiPriority w:val="9"/>
    <w:rsid w:val="00BC1519"/>
    <w:rPr>
      <w:rFonts w:ascii="Palatino Linotype" w:eastAsiaTheme="majorEastAsia" w:hAnsi="Palatino Linotype" w:cstheme="majorBidi"/>
      <w:b/>
      <w:sz w:val="32"/>
      <w:szCs w:val="24"/>
    </w:rPr>
  </w:style>
  <w:style w:type="paragraph" w:styleId="TOCHeading">
    <w:name w:val="TOC Heading"/>
    <w:basedOn w:val="Heading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OC2">
    <w:name w:val="toc 2"/>
    <w:basedOn w:val="Normal"/>
    <w:next w:val="Normal"/>
    <w:autoRedefine/>
    <w:uiPriority w:val="39"/>
    <w:unhideWhenUsed/>
    <w:rsid w:val="001D51A1"/>
    <w:pPr>
      <w:spacing w:after="100"/>
      <w:ind w:left="240"/>
    </w:pPr>
  </w:style>
  <w:style w:type="paragraph" w:styleId="TOC1">
    <w:name w:val="toc 1"/>
    <w:basedOn w:val="Normal"/>
    <w:next w:val="Normal"/>
    <w:autoRedefine/>
    <w:uiPriority w:val="39"/>
    <w:unhideWhenUsed/>
    <w:rsid w:val="001D51A1"/>
    <w:pPr>
      <w:spacing w:after="100"/>
    </w:pPr>
  </w:style>
  <w:style w:type="character" w:styleId="Hyperlink">
    <w:name w:val="Hyperlink"/>
    <w:basedOn w:val="DefaultParagraphFont"/>
    <w:uiPriority w:val="99"/>
    <w:unhideWhenUsed/>
    <w:rsid w:val="001D51A1"/>
    <w:rPr>
      <w:color w:val="0563C1" w:themeColor="hyperlink"/>
      <w:u w:val="single"/>
    </w:rPr>
  </w:style>
  <w:style w:type="character" w:customStyle="1" w:styleId="Heading4Char">
    <w:name w:val="Heading 4 Char"/>
    <w:basedOn w:val="DefaultParagraphFont"/>
    <w:link w:val="Heading4"/>
    <w:uiPriority w:val="9"/>
    <w:rsid w:val="00BA5394"/>
    <w:rPr>
      <w:rFonts w:ascii="Times New Roman" w:eastAsiaTheme="majorEastAsia" w:hAnsi="Times New Roman" w:cstheme="majorBidi"/>
      <w:b/>
      <w:iCs/>
      <w:sz w:val="24"/>
      <w:u w:val="single"/>
    </w:rPr>
  </w:style>
  <w:style w:type="paragraph" w:styleId="ListParagraph">
    <w:name w:val="List Paragraph"/>
    <w:basedOn w:val="Normal"/>
    <w:uiPriority w:val="34"/>
    <w:qFormat/>
    <w:rsid w:val="00F06468"/>
    <w:pPr>
      <w:ind w:left="720"/>
      <w:contextualSpacing/>
    </w:pPr>
  </w:style>
  <w:style w:type="paragraph" w:styleId="TOC3">
    <w:name w:val="toc 3"/>
    <w:basedOn w:val="Normal"/>
    <w:next w:val="Normal"/>
    <w:autoRedefine/>
    <w:uiPriority w:val="39"/>
    <w:unhideWhenUsed/>
    <w:rsid w:val="00106737"/>
    <w:pPr>
      <w:spacing w:after="100"/>
      <w:ind w:left="480"/>
    </w:pPr>
  </w:style>
  <w:style w:type="table" w:styleId="TableGrid">
    <w:name w:val="Table Grid"/>
    <w:basedOn w:val="TableNormal"/>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DefaultParagraphFont"/>
    <w:rsid w:val="00965CBF"/>
  </w:style>
  <w:style w:type="character" w:customStyle="1" w:styleId="Heading5Char">
    <w:name w:val="Heading 5 Char"/>
    <w:basedOn w:val="DefaultParagraphFont"/>
    <w:link w:val="Heading5"/>
    <w:uiPriority w:val="9"/>
    <w:rsid w:val="00854A9B"/>
    <w:rPr>
      <w:rFonts w:ascii="Times New Roman" w:eastAsiaTheme="majorEastAsia" w:hAnsi="Times New Roman" w:cstheme="majorBidi"/>
      <w:b/>
      <w:sz w:val="24"/>
      <w:u w:val="single"/>
    </w:rPr>
  </w:style>
  <w:style w:type="paragraph" w:styleId="NoSpacing">
    <w:name w:val="No Spacing"/>
    <w:uiPriority w:val="1"/>
    <w:qFormat/>
    <w:rsid w:val="008F6862"/>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3F7B80"/>
    <w:rPr>
      <w:color w:val="808080"/>
    </w:rPr>
  </w:style>
  <w:style w:type="character" w:styleId="HTMLCode">
    <w:name w:val="HTML Code"/>
    <w:basedOn w:val="DefaultParagraphFont"/>
    <w:uiPriority w:val="99"/>
    <w:semiHidden/>
    <w:unhideWhenUsed/>
    <w:rsid w:val="00284EA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EF1F4F"/>
    <w:rPr>
      <w:rFonts w:ascii="Courier New" w:eastAsia="Times New Roman" w:hAnsi="Courier New" w:cs="Courier New"/>
      <w:sz w:val="20"/>
      <w:szCs w:val="20"/>
      <w:lang w:eastAsia="en-CA"/>
    </w:rPr>
  </w:style>
  <w:style w:type="character" w:customStyle="1" w:styleId="line">
    <w:name w:val="line"/>
    <w:basedOn w:val="DefaultParagraphFont"/>
    <w:rsid w:val="00EF1F4F"/>
  </w:style>
  <w:style w:type="character" w:customStyle="1" w:styleId="k">
    <w:name w:val="k"/>
    <w:basedOn w:val="DefaultParagraphFont"/>
    <w:rsid w:val="00EF1F4F"/>
  </w:style>
  <w:style w:type="paragraph" w:styleId="Header">
    <w:name w:val="header"/>
    <w:basedOn w:val="Normal"/>
    <w:link w:val="HeaderChar"/>
    <w:uiPriority w:val="99"/>
    <w:unhideWhenUsed/>
    <w:rsid w:val="00C56C3D"/>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6C3D"/>
    <w:rPr>
      <w:rFonts w:ascii="Times New Roman" w:hAnsi="Times New Roman"/>
      <w:sz w:val="24"/>
    </w:rPr>
  </w:style>
  <w:style w:type="paragraph" w:styleId="Footer">
    <w:name w:val="footer"/>
    <w:basedOn w:val="Normal"/>
    <w:link w:val="FooterChar"/>
    <w:uiPriority w:val="99"/>
    <w:unhideWhenUsed/>
    <w:rsid w:val="00C56C3D"/>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6C3D"/>
    <w:rPr>
      <w:rFonts w:ascii="Times New Roman" w:hAnsi="Times New Roman"/>
      <w:sz w:val="24"/>
    </w:rPr>
  </w:style>
  <w:style w:type="character" w:styleId="FollowedHyperlink">
    <w:name w:val="FollowedHyperlink"/>
    <w:basedOn w:val="DefaultParagraphFont"/>
    <w:uiPriority w:val="99"/>
    <w:semiHidden/>
    <w:unhideWhenUsed/>
    <w:rsid w:val="00280780"/>
    <w:rPr>
      <w:color w:val="954F72" w:themeColor="followedHyperlink"/>
      <w:u w:val="single"/>
    </w:rPr>
  </w:style>
  <w:style w:type="character" w:styleId="Strong">
    <w:name w:val="Strong"/>
    <w:basedOn w:val="DefaultParagraphFont"/>
    <w:uiPriority w:val="22"/>
    <w:qFormat/>
    <w:rsid w:val="00B14A60"/>
    <w:rPr>
      <w:b/>
      <w:bCs/>
    </w:rPr>
  </w:style>
  <w:style w:type="character" w:styleId="CommentReference">
    <w:name w:val="annotation reference"/>
    <w:basedOn w:val="DefaultParagraphFont"/>
    <w:uiPriority w:val="99"/>
    <w:semiHidden/>
    <w:unhideWhenUsed/>
    <w:rsid w:val="002736FF"/>
    <w:rPr>
      <w:sz w:val="16"/>
      <w:szCs w:val="16"/>
    </w:rPr>
  </w:style>
  <w:style w:type="paragraph" w:styleId="CommentText">
    <w:name w:val="annotation text"/>
    <w:basedOn w:val="Normal"/>
    <w:link w:val="CommentTextChar"/>
    <w:uiPriority w:val="99"/>
    <w:semiHidden/>
    <w:unhideWhenUsed/>
    <w:rsid w:val="002736FF"/>
    <w:pPr>
      <w:spacing w:line="240" w:lineRule="auto"/>
    </w:pPr>
    <w:rPr>
      <w:sz w:val="20"/>
      <w:szCs w:val="20"/>
    </w:rPr>
  </w:style>
  <w:style w:type="character" w:customStyle="1" w:styleId="CommentTextChar">
    <w:name w:val="Comment Text Char"/>
    <w:basedOn w:val="DefaultParagraphFont"/>
    <w:link w:val="CommentText"/>
    <w:uiPriority w:val="99"/>
    <w:semiHidden/>
    <w:rsid w:val="002736FF"/>
    <w:rPr>
      <w:rFonts w:ascii="Times New Roman" w:hAnsi="Times New Roman"/>
      <w:sz w:val="20"/>
      <w:szCs w:val="20"/>
    </w:rPr>
  </w:style>
  <w:style w:type="paragraph" w:styleId="BalloonText">
    <w:name w:val="Balloon Text"/>
    <w:basedOn w:val="Normal"/>
    <w:link w:val="BalloonTextChar"/>
    <w:uiPriority w:val="99"/>
    <w:semiHidden/>
    <w:unhideWhenUsed/>
    <w:rsid w:val="00273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6F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736FF"/>
    <w:rPr>
      <w:b/>
      <w:bCs/>
    </w:rPr>
  </w:style>
  <w:style w:type="character" w:customStyle="1" w:styleId="CommentSubjectChar">
    <w:name w:val="Comment Subject Char"/>
    <w:basedOn w:val="CommentTextChar"/>
    <w:link w:val="CommentSubject"/>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omg.org/spec/XMI/2.5.1/PDF" TargetMode="External"/><Relationship Id="rId21" Type="http://schemas.openxmlformats.org/officeDocument/2006/relationships/hyperlink" Target="https://ocw.mit.edu/courses/aeronautics-and-astronautics/16-63j-system-safety%20-spring-2016/lecture-notes/MIT16_63JS16_LecNotes10.pdf" TargetMode="External"/><Relationship Id="rId34"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github.com/epsilonlabs/emc-htm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goalstructuringnotation.info/documents/GSN%20_Standar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eclipse.org/epsilon/doc/book/EpsilonBook.pdf" TargetMode="External"/><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eclipse.org/epsilon" TargetMode="External"/><Relationship Id="rId28" Type="http://schemas.openxmlformats.org/officeDocument/2006/relationships/hyperlink" Target="https://jsoup.org"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ebookcentral.proquest.com/lib/mcmu/reader.action?docID=3339365" TargetMode="External"/><Relationship Id="rId27" Type="http://schemas.openxmlformats.org/officeDocument/2006/relationships/hyperlink" Target="https://jhy.io/"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3C239-6C04-4198-9FF7-0163DE855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14211</Words>
  <Characters>81003</Characters>
  <Application>Microsoft Office Word</Application>
  <DocSecurity>0</DocSecurity>
  <Lines>675</Lines>
  <Paragraphs>190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Paige, Richard</cp:lastModifiedBy>
  <cp:revision>2</cp:revision>
  <cp:lastPrinted>2020-07-24T20:32:00Z</cp:lastPrinted>
  <dcterms:created xsi:type="dcterms:W3CDTF">2020-07-29T21:10:00Z</dcterms:created>
  <dcterms:modified xsi:type="dcterms:W3CDTF">2020-07-29T21:10:00Z</dcterms:modified>
</cp:coreProperties>
</file>