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61BE4DE" w14:textId="77777777" w:rsidR="001130FB" w:rsidRPr="009F38C3" w:rsidRDefault="001130FB" w:rsidP="00805524">
      <w:pPr>
        <w:jc w:val="center"/>
        <w:rPr>
          <w:rFonts w:ascii="Arial" w:hAnsi="Arial" w:cs="Arial"/>
          <w:b/>
          <w:sz w:val="72"/>
          <w:szCs w:val="72"/>
          <w:lang w:val="tr-TR"/>
        </w:rPr>
      </w:pPr>
    </w:p>
    <w:p w14:paraId="572807C4" w14:textId="77777777" w:rsidR="001130FB" w:rsidRDefault="001130FB" w:rsidP="00805524">
      <w:pPr>
        <w:jc w:val="center"/>
        <w:rPr>
          <w:rFonts w:ascii="Arial" w:hAnsi="Arial" w:cs="Arial"/>
          <w:b/>
          <w:sz w:val="72"/>
          <w:szCs w:val="72"/>
        </w:rPr>
      </w:pPr>
    </w:p>
    <w:p w14:paraId="35BED25B" w14:textId="77777777" w:rsidR="00812321" w:rsidRDefault="00812321" w:rsidP="00805524">
      <w:pPr>
        <w:jc w:val="center"/>
        <w:rPr>
          <w:rFonts w:ascii="Arial" w:hAnsi="Arial" w:cs="Arial"/>
          <w:b/>
          <w:sz w:val="72"/>
          <w:szCs w:val="72"/>
        </w:rPr>
      </w:pPr>
    </w:p>
    <w:p w14:paraId="7498B2F7" w14:textId="77777777" w:rsidR="00A3263F" w:rsidRPr="001130FB" w:rsidRDefault="00A3263F" w:rsidP="00805524">
      <w:pPr>
        <w:jc w:val="center"/>
        <w:rPr>
          <w:rFonts w:ascii="Arial" w:hAnsi="Arial" w:cs="Arial"/>
          <w:b/>
          <w:sz w:val="72"/>
          <w:szCs w:val="72"/>
        </w:rPr>
      </w:pPr>
    </w:p>
    <w:p w14:paraId="211699A1" w14:textId="77777777" w:rsidR="00812321" w:rsidRPr="00E812E1" w:rsidRDefault="00A3263F" w:rsidP="00805524">
      <w:pPr>
        <w:jc w:val="center"/>
        <w:rPr>
          <w:rFonts w:ascii="Palatino Linotype" w:hAnsi="Palatino Linotype" w:cs="Times New Roman"/>
          <w:b/>
          <w:sz w:val="96"/>
          <w:szCs w:val="72"/>
        </w:rPr>
      </w:pPr>
      <w:commentRangeStart w:id="0"/>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14:paraId="7B107E8A" w14:textId="77777777"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commentRangeEnd w:id="0"/>
      <w:r w:rsidR="009A7917">
        <w:rPr>
          <w:rStyle w:val="CommentReference"/>
        </w:rPr>
        <w:commentReference w:id="0"/>
      </w:r>
    </w:p>
    <w:p w14:paraId="42D37828" w14:textId="77777777" w:rsidR="00A3263F" w:rsidRPr="00A3263F" w:rsidRDefault="00A3263F" w:rsidP="00812321">
      <w:pPr>
        <w:jc w:val="left"/>
        <w:rPr>
          <w:rFonts w:cs="Times New Roman"/>
          <w:b/>
          <w:sz w:val="72"/>
          <w:szCs w:val="72"/>
        </w:rPr>
      </w:pPr>
      <w:r w:rsidRPr="00A3263F">
        <w:rPr>
          <w:rFonts w:cs="Times New Roman"/>
          <w:b/>
          <w:sz w:val="72"/>
          <w:szCs w:val="72"/>
        </w:rPr>
        <w:br w:type="page"/>
      </w:r>
    </w:p>
    <w:p w14:paraId="45B57278" w14:textId="77777777" w:rsidR="00A3263F" w:rsidRPr="00812321" w:rsidRDefault="00A3263F" w:rsidP="00A3263F">
      <w:pPr>
        <w:jc w:val="center"/>
        <w:rPr>
          <w:rFonts w:cs="Times New Roman"/>
          <w:b/>
          <w:sz w:val="56"/>
          <w:szCs w:val="72"/>
        </w:rPr>
      </w:pPr>
    </w:p>
    <w:p w14:paraId="5CF53A90" w14:textId="77777777"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14:paraId="46D47F67" w14:textId="77777777" w:rsidR="00143FBC" w:rsidRDefault="00143FBC" w:rsidP="00143FBC">
      <w:pPr>
        <w:jc w:val="center"/>
        <w:rPr>
          <w:rFonts w:ascii="Palatino Linotype" w:hAnsi="Palatino Linotype" w:cs="Times New Roman"/>
          <w:sz w:val="40"/>
          <w:szCs w:val="72"/>
        </w:rPr>
      </w:pPr>
    </w:p>
    <w:p w14:paraId="61286B22" w14:textId="77777777" w:rsidR="000F3486" w:rsidRDefault="000F3486" w:rsidP="00143FBC">
      <w:pPr>
        <w:jc w:val="center"/>
        <w:rPr>
          <w:rFonts w:ascii="Palatino Linotype" w:hAnsi="Palatino Linotype" w:cs="Times New Roman"/>
          <w:sz w:val="40"/>
          <w:szCs w:val="72"/>
        </w:rPr>
      </w:pPr>
    </w:p>
    <w:p w14:paraId="66A2D396" w14:textId="77777777"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14:paraId="0F9C1256" w14:textId="77777777"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14:paraId="717835D8" w14:textId="77777777"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2BB6A00C" w14:textId="77777777"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1826BA83" w14:textId="77777777"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14:paraId="20CDF860" w14:textId="77777777"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14:paraId="18BE4AFA"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14:paraId="574F12F7"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14:paraId="0F9765C6"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14:paraId="3E2820D1" w14:textId="77777777"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14:paraId="247FBB22"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14:paraId="533ACC96"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14:paraId="11C76A0A"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14:paraId="2A3BC96A"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52AAC1CC"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7BD98439" w14:textId="77777777"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62B28C18"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14:paraId="76B56BA0" w14:textId="77777777"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14:paraId="28EEE372"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14:paraId="6F984BE0"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14:paraId="40A3CACF" w14:textId="77777777" w:rsidR="00AB1E90" w:rsidRPr="00AB1E90" w:rsidRDefault="00AB1E90" w:rsidP="001D2695">
      <w:pPr>
        <w:jc w:val="left"/>
        <w:rPr>
          <w:rFonts w:ascii="Palatino Linotype" w:hAnsi="Palatino Linotype" w:cs="Times New Roman"/>
          <w:sz w:val="28"/>
          <w:szCs w:val="48"/>
        </w:rPr>
      </w:pPr>
    </w:p>
    <w:p w14:paraId="66A8398B" w14:textId="77777777" w:rsidR="00AB1E90" w:rsidRPr="00AB1E90" w:rsidRDefault="00AB1E90" w:rsidP="001D2695">
      <w:pPr>
        <w:jc w:val="left"/>
        <w:rPr>
          <w:rFonts w:ascii="Palatino Linotype" w:hAnsi="Palatino Linotype" w:cs="Times New Roman"/>
          <w:sz w:val="28"/>
          <w:szCs w:val="48"/>
        </w:rPr>
      </w:pPr>
    </w:p>
    <w:p w14:paraId="5EB47B3C" w14:textId="77777777" w:rsidR="00AB1E90" w:rsidRDefault="00AB1E90" w:rsidP="001D2695">
      <w:pPr>
        <w:jc w:val="left"/>
        <w:rPr>
          <w:rFonts w:ascii="Palatino Linotype" w:hAnsi="Palatino Linotype" w:cs="Times New Roman"/>
          <w:b/>
          <w:sz w:val="2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14:paraId="6DBD609E" w14:textId="77777777" w:rsidTr="00977DE3">
        <w:tc>
          <w:tcPr>
            <w:tcW w:w="3256" w:type="dxa"/>
          </w:tcPr>
          <w:p w14:paraId="4CE8A2A9"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14:paraId="13B4FC86"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14:paraId="21484CF7" w14:textId="77777777" w:rsidR="00977DE3" w:rsidRPr="00AF4C28" w:rsidRDefault="00977DE3" w:rsidP="001D2695">
            <w:pPr>
              <w:jc w:val="left"/>
              <w:rPr>
                <w:rFonts w:ascii="Palatino Linotype" w:hAnsi="Palatino Linotype" w:cs="Times New Roman"/>
                <w:sz w:val="28"/>
                <w:szCs w:val="48"/>
              </w:rPr>
            </w:pPr>
          </w:p>
        </w:tc>
      </w:tr>
      <w:tr w:rsidR="00977DE3" w14:paraId="43976B97" w14:textId="77777777" w:rsidTr="00977DE3">
        <w:tc>
          <w:tcPr>
            <w:tcW w:w="3256" w:type="dxa"/>
          </w:tcPr>
          <w:p w14:paraId="153072C8"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14:paraId="7EB00CFD"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14:paraId="42EF37CD"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14:paraId="6E3C90E8"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14:paraId="24900187" w14:textId="77777777" w:rsidR="00977DE3" w:rsidRPr="00AF4C28" w:rsidRDefault="00977DE3" w:rsidP="001D2695">
            <w:pPr>
              <w:jc w:val="left"/>
              <w:rPr>
                <w:rFonts w:ascii="Palatino Linotype" w:hAnsi="Palatino Linotype" w:cs="Times New Roman"/>
                <w:sz w:val="28"/>
                <w:szCs w:val="48"/>
              </w:rPr>
            </w:pPr>
          </w:p>
        </w:tc>
      </w:tr>
      <w:tr w:rsidR="00977DE3" w14:paraId="6E438B35" w14:textId="77777777" w:rsidTr="00977DE3">
        <w:tc>
          <w:tcPr>
            <w:tcW w:w="3256" w:type="dxa"/>
          </w:tcPr>
          <w:p w14:paraId="230747A4" w14:textId="77777777"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14:paraId="69541280" w14:textId="77777777" w:rsidR="00977DE3" w:rsidRDefault="00977DE3" w:rsidP="001D2695">
            <w:pPr>
              <w:jc w:val="left"/>
              <w:rPr>
                <w:rFonts w:ascii="Palatino Linotype" w:hAnsi="Palatino Linotype" w:cs="Times New Roman"/>
                <w:b/>
                <w:sz w:val="28"/>
                <w:szCs w:val="48"/>
              </w:rPr>
            </w:pPr>
          </w:p>
        </w:tc>
        <w:tc>
          <w:tcPr>
            <w:tcW w:w="6140" w:type="dxa"/>
          </w:tcPr>
          <w:p w14:paraId="5956B3FB" w14:textId="77777777"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14:paraId="23624526" w14:textId="77777777" w:rsidTr="00977DE3">
        <w:tc>
          <w:tcPr>
            <w:tcW w:w="3256" w:type="dxa"/>
          </w:tcPr>
          <w:p w14:paraId="30406717"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14:paraId="31BFBA7E" w14:textId="77777777" w:rsidR="00977DE3" w:rsidRPr="00AF4C28" w:rsidRDefault="00977DE3" w:rsidP="001D2695">
            <w:pPr>
              <w:jc w:val="left"/>
              <w:rPr>
                <w:rFonts w:ascii="Palatino Linotype" w:hAnsi="Palatino Linotype" w:cs="Times New Roman"/>
                <w:sz w:val="28"/>
                <w:szCs w:val="48"/>
              </w:rPr>
            </w:pPr>
          </w:p>
        </w:tc>
      </w:tr>
    </w:tbl>
    <w:p w14:paraId="0C038053" w14:textId="77777777" w:rsidR="00977DE3" w:rsidRDefault="00977DE3" w:rsidP="001D2695">
      <w:pPr>
        <w:jc w:val="left"/>
        <w:rPr>
          <w:rFonts w:ascii="Palatino Linotype" w:hAnsi="Palatino Linotype" w:cs="Times New Roman"/>
          <w:b/>
          <w:sz w:val="28"/>
          <w:szCs w:val="48"/>
        </w:rPr>
      </w:pPr>
    </w:p>
    <w:p w14:paraId="7D5EA87F" w14:textId="77777777"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14:paraId="337300C1" w14:textId="77777777" w:rsidR="0059724E" w:rsidRPr="00204182" w:rsidRDefault="0059724E" w:rsidP="00204182">
      <w:pPr>
        <w:pStyle w:val="Heading1"/>
      </w:pPr>
      <w:bookmarkStart w:id="1" w:name="_Toc45724055"/>
      <w:r w:rsidRPr="00204182">
        <w:lastRenderedPageBreak/>
        <w:t>ABSTRACT</w:t>
      </w:r>
      <w:bookmarkEnd w:id="1"/>
    </w:p>
    <w:p w14:paraId="5DF0C640" w14:textId="77777777" w:rsidR="0012402B" w:rsidRDefault="0012402B" w:rsidP="000A0058">
      <w:pPr>
        <w:jc w:val="left"/>
      </w:pPr>
    </w:p>
    <w:p w14:paraId="78F272CB" w14:textId="77777777" w:rsidR="0059724E" w:rsidRPr="0059724E" w:rsidRDefault="0012402B" w:rsidP="0012402B">
      <w:r>
        <w:t>Model-Driven Engin</w:t>
      </w:r>
      <w:r w:rsidR="00BC2EF1">
        <w:t>e</w:t>
      </w:r>
      <w:r>
        <w:t>ering</w:t>
      </w:r>
      <w:r w:rsidR="00DB6476">
        <w:t xml:space="preserve"> (MDE) </w:t>
      </w:r>
      <w:r>
        <w:t xml:space="preserve">methods </w:t>
      </w:r>
      <w:del w:id="2" w:author="Paige, Richard" w:date="2020-07-17T11:27:00Z">
        <w:r w:rsidDel="009A7917">
          <w:delText>popularity on the rise especially in</w:delText>
        </w:r>
      </w:del>
      <w:ins w:id="3" w:author="Paige, Richard" w:date="2020-07-17T11:27:00Z">
        <w:r w:rsidR="009A7917">
          <w:t>are increasingly used in</w:t>
        </w:r>
      </w:ins>
      <w:r>
        <w:t xml:space="preserve"> the Safety-Critical software systems development area. Goal Structuring Notation </w:t>
      </w:r>
      <w:r w:rsidR="00DB6476">
        <w:t xml:space="preserve">(GSN) </w:t>
      </w:r>
      <w:r>
        <w:t>diagrams are one of the most used models in this sector</w:t>
      </w:r>
      <w:ins w:id="4" w:author="Paige, Richard" w:date="2020-07-17T11:28:00Z">
        <w:r w:rsidR="009A7917">
          <w:t xml:space="preserve"> for arguing for acceptable safety of systems; GSN is </w:t>
        </w:r>
      </w:ins>
      <w:del w:id="5" w:author="Paige, Richard" w:date="2020-07-18T19:03:00Z">
        <w:r w:rsidDel="00DB3070">
          <w:delText xml:space="preserve"> and it is </w:delText>
        </w:r>
      </w:del>
      <w:r>
        <w:t xml:space="preserve">becoming a standard for safety </w:t>
      </w:r>
      <w:ins w:id="6" w:author="Paige, Richard" w:date="2020-07-18T19:03:00Z">
        <w:r w:rsidR="00DB3070">
          <w:t xml:space="preserve">argumentation </w:t>
        </w:r>
      </w:ins>
      <w:r>
        <w:t>purposes.</w:t>
      </w:r>
      <w:r w:rsidR="00DB6476">
        <w:t xml:space="preserve"> Epsilon is </w:t>
      </w:r>
      <w:del w:id="7" w:author="Paige, Richard" w:date="2020-07-18T19:03:00Z">
        <w:r w:rsidR="00DB6476" w:rsidDel="00DB3070">
          <w:delText xml:space="preserve">the </w:delText>
        </w:r>
      </w:del>
      <w:ins w:id="8" w:author="Paige, Richard" w:date="2020-07-18T19:03:00Z">
        <w:r w:rsidR="00DB3070">
          <w:t>an</w:t>
        </w:r>
        <w:r w:rsidR="00DB3070">
          <w:t xml:space="preserve"> </w:t>
        </w:r>
      </w:ins>
      <w:r w:rsidR="00DB6476">
        <w:t>Eclipse</w:t>
      </w:r>
      <w:del w:id="9" w:author="Paige, Richard" w:date="2020-07-18T19:04:00Z">
        <w:r w:rsidR="00DB6476" w:rsidDel="00DB3070">
          <w:delText xml:space="preserve">’s Model-Driven </w:delText>
        </w:r>
      </w:del>
      <w:ins w:id="10" w:author="Paige, Richard" w:date="2020-07-18T19:04:00Z">
        <w:r w:rsidR="00DB3070">
          <w:t xml:space="preserve">-based </w:t>
        </w:r>
      </w:ins>
      <w:r w:rsidR="00DB6476">
        <w:t xml:space="preserve">platform for </w:t>
      </w:r>
      <w:del w:id="11" w:author="Paige, Richard" w:date="2020-07-18T19:04:00Z">
        <w:r w:rsidR="00DB6476" w:rsidDel="00DB3070">
          <w:delText>working on MDE models</w:delText>
        </w:r>
      </w:del>
      <w:ins w:id="12" w:author="Paige, Richard" w:date="2020-07-18T19:04:00Z">
        <w:r w:rsidR="00DB3070">
          <w:t>model management, providing a number of programming languages for different forms of model manipulation, including transformation, generation of text, and validation. Epsilon is also modeling technology agnostic: i</w:t>
        </w:r>
      </w:ins>
      <w:del w:id="13" w:author="Paige, Richard" w:date="2020-07-18T19:04:00Z">
        <w:r w:rsidR="00DB6476" w:rsidDel="00DB3070">
          <w:delText>.</w:delText>
        </w:r>
        <w:r w:rsidR="00A10018" w:rsidDel="00DB3070">
          <w:delText xml:space="preserve"> I</w:delText>
        </w:r>
      </w:del>
      <w:r w:rsidR="00A10018">
        <w:t xml:space="preserve">t </w:t>
      </w:r>
      <w:del w:id="14" w:author="Paige, Richard" w:date="2020-07-18T19:05:00Z">
        <w:r w:rsidR="00A10018" w:rsidDel="00DB3070">
          <w:delText>makes it easier</w:delText>
        </w:r>
      </w:del>
      <w:ins w:id="15" w:author="Paige, Richard" w:date="2020-07-18T19:05:00Z">
        <w:r w:rsidR="00DB3070">
          <w:t>provides facilities that allow Epsilon programs</w:t>
        </w:r>
      </w:ins>
      <w:r w:rsidR="00A10018">
        <w:t xml:space="preserve"> to work on any kind of model with the right driver</w:t>
      </w:r>
      <w:del w:id="16" w:author="Paige, Richard" w:date="2020-07-18T19:05:00Z">
        <w:r w:rsidR="00A10018" w:rsidDel="00DB3070">
          <w:delText xml:space="preserve"> for it</w:delText>
        </w:r>
      </w:del>
      <w:r w:rsidR="00A10018">
        <w:t xml:space="preserve">. Astah GSN is one of the most advanced </w:t>
      </w:r>
      <w:ins w:id="17" w:author="Paige, Richard" w:date="2020-07-18T19:05:00Z">
        <w:r w:rsidR="00DB3070">
          <w:t xml:space="preserve">pieces of commercial </w:t>
        </w:r>
      </w:ins>
      <w:r w:rsidR="00A10018">
        <w:t>software for working with GSN diagrams, however</w:t>
      </w:r>
      <w:del w:id="18" w:author="Paige, Richard" w:date="2020-07-18T19:05:00Z">
        <w:r w:rsidR="00A10018" w:rsidDel="00DB3070">
          <w:delText>;</w:delText>
        </w:r>
      </w:del>
      <w:r w:rsidR="00A10018">
        <w:t xml:space="preserve"> </w:t>
      </w:r>
      <w:ins w:id="19" w:author="Paige, Richard" w:date="2020-07-18T19:05:00Z">
        <w:r w:rsidR="00DB3070">
          <w:t>there is no Epsilon driver for Astah GSN</w:t>
        </w:r>
      </w:ins>
      <w:del w:id="20" w:author="Paige, Richard" w:date="2020-07-18T19:05:00Z">
        <w:r w:rsidR="00A10018" w:rsidDel="00DB3070">
          <w:delText>it doesn’t have any Epsilon drivers yet</w:delText>
        </w:r>
      </w:del>
      <w:r w:rsidR="00A10018">
        <w:t xml:space="preserve">. </w:t>
      </w:r>
      <w:r w:rsidR="00DB6476">
        <w:t xml:space="preserve">In this project, a new </w:t>
      </w:r>
      <w:r w:rsidR="00A10018">
        <w:t xml:space="preserve">Epsilon driver for Astah GSN </w:t>
      </w:r>
      <w:del w:id="21" w:author="Paige, Richard" w:date="2020-07-18T19:05:00Z">
        <w:r w:rsidR="00A10018" w:rsidDel="00DB3070">
          <w:delText xml:space="preserve">models </w:delText>
        </w:r>
      </w:del>
      <w:ins w:id="22" w:author="Paige, Richard" w:date="2020-07-18T19:05:00Z">
        <w:r w:rsidR="00DB3070">
          <w:t>was</w:t>
        </w:r>
        <w:r w:rsidR="00DB3070">
          <w:t xml:space="preserve"> </w:t>
        </w:r>
      </w:ins>
      <w:r w:rsidR="00A10018">
        <w:t xml:space="preserve">developed. While developing this driver, </w:t>
      </w:r>
      <w:del w:id="23" w:author="Paige, Richard" w:date="2020-07-18T19:06:00Z">
        <w:r w:rsidR="00A10018" w:rsidDel="00DB3070">
          <w:delText>lots of</w:delText>
        </w:r>
      </w:del>
      <w:ins w:id="24" w:author="Paige, Richard" w:date="2020-07-18T19:06:00Z">
        <w:r w:rsidR="00DB3070">
          <w:t xml:space="preserve">technical and design </w:t>
        </w:r>
      </w:ins>
      <w:del w:id="25" w:author="Paige, Richard" w:date="2020-07-18T19:06:00Z">
        <w:r w:rsidR="00A10018" w:rsidDel="00DB3070">
          <w:delText xml:space="preserve"> were </w:delText>
        </w:r>
      </w:del>
      <w:r w:rsidR="00A10018">
        <w:t xml:space="preserve">challenges </w:t>
      </w:r>
      <w:ins w:id="26" w:author="Paige, Richard" w:date="2020-07-18T19:06:00Z">
        <w:r w:rsidR="00DB3070">
          <w:t xml:space="preserve">were </w:t>
        </w:r>
      </w:ins>
      <w:r w:rsidR="00A10018">
        <w:t xml:space="preserve">encountered. This </w:t>
      </w:r>
      <w:del w:id="27" w:author="Paige, Richard" w:date="2020-07-18T19:06:00Z">
        <w:r w:rsidR="00A10018" w:rsidDel="00DB3070">
          <w:delText xml:space="preserve">thesis </w:delText>
        </w:r>
      </w:del>
      <w:r w:rsidR="00A10018">
        <w:t xml:space="preserve">report explains </w:t>
      </w:r>
      <w:del w:id="28" w:author="Paige, Richard" w:date="2020-07-18T19:06:00Z">
        <w:r w:rsidR="00A10018" w:rsidDel="00DB3070">
          <w:delText xml:space="preserve">every </w:delText>
        </w:r>
      </w:del>
      <w:ins w:id="29" w:author="Paige, Richard" w:date="2020-07-18T19:06:00Z">
        <w:r w:rsidR="00DB3070">
          <w:t xml:space="preserve">the </w:t>
        </w:r>
      </w:ins>
      <w:r w:rsidR="00A10018">
        <w:t>challenge</w:t>
      </w:r>
      <w:ins w:id="30" w:author="Paige, Richard" w:date="2020-07-18T19:06:00Z">
        <w:r w:rsidR="00DB3070">
          <w:t>s</w:t>
        </w:r>
      </w:ins>
      <w:r w:rsidR="00A10018">
        <w:t xml:space="preserve"> that w</w:t>
      </w:r>
      <w:ins w:id="31" w:author="Paige, Richard" w:date="2020-07-18T19:06:00Z">
        <w:r w:rsidR="00DB3070">
          <w:t>ere</w:t>
        </w:r>
      </w:ins>
      <w:del w:id="32" w:author="Paige, Richard" w:date="2020-07-18T19:06:00Z">
        <w:r w:rsidR="00A10018" w:rsidDel="00DB3070">
          <w:delText>as</w:delText>
        </w:r>
      </w:del>
      <w:r w:rsidR="00A10018">
        <w:t xml:space="preserve"> encountered while implementing the driver</w:t>
      </w:r>
      <w:ins w:id="33" w:author="Paige, Richard" w:date="2020-07-18T19:06:00Z">
        <w:r w:rsidR="00DB3070">
          <w:t>, as well as the</w:t>
        </w:r>
      </w:ins>
      <w:del w:id="34" w:author="Paige, Richard" w:date="2020-07-18T19:06:00Z">
        <w:r w:rsidR="00A10018" w:rsidDel="00DB3070">
          <w:delText xml:space="preserve"> also</w:delText>
        </w:r>
      </w:del>
      <w:r w:rsidR="00A10018">
        <w:t xml:space="preserv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14:paraId="082AC505" w14:textId="77777777" w:rsidR="001D51A1" w:rsidRPr="00993D4F" w:rsidRDefault="00A225A6" w:rsidP="00204182">
          <w:pPr>
            <w:pStyle w:val="TOCHeading"/>
            <w:rPr>
              <w:rStyle w:val="Heading1Char"/>
              <w:color w:val="auto"/>
            </w:rPr>
          </w:pPr>
          <w:r w:rsidRPr="00993D4F">
            <w:rPr>
              <w:rStyle w:val="Heading1Char"/>
              <w:color w:val="auto"/>
            </w:rPr>
            <w:t>CONTENTS</w:t>
          </w:r>
        </w:p>
        <w:p w14:paraId="6BD4FA40" w14:textId="77777777" w:rsidR="00A225A6" w:rsidRPr="00A225A6" w:rsidRDefault="00A225A6" w:rsidP="00A225A6">
          <w:pPr>
            <w:rPr>
              <w:lang w:eastAsia="en-CA"/>
            </w:rPr>
          </w:pPr>
        </w:p>
        <w:p w14:paraId="6491543F" w14:textId="77777777" w:rsidR="00A60421" w:rsidRDefault="001D51A1">
          <w:pPr>
            <w:pStyle w:val="TOC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724055" w:history="1">
            <w:r w:rsidR="00A60421" w:rsidRPr="002B3714">
              <w:rPr>
                <w:rStyle w:val="Hyperlink"/>
                <w:noProof/>
              </w:rPr>
              <w:t>ABSTRACT</w:t>
            </w:r>
            <w:r w:rsidR="00A60421">
              <w:rPr>
                <w:noProof/>
                <w:webHidden/>
              </w:rPr>
              <w:tab/>
            </w:r>
            <w:r w:rsidR="00A60421">
              <w:rPr>
                <w:noProof/>
                <w:webHidden/>
              </w:rPr>
              <w:fldChar w:fldCharType="begin"/>
            </w:r>
            <w:r w:rsidR="00A60421">
              <w:rPr>
                <w:noProof/>
                <w:webHidden/>
              </w:rPr>
              <w:instrText xml:space="preserve"> PAGEREF _Toc45724055 \h </w:instrText>
            </w:r>
            <w:r w:rsidR="00A60421">
              <w:rPr>
                <w:noProof/>
                <w:webHidden/>
              </w:rPr>
            </w:r>
            <w:r w:rsidR="00A60421">
              <w:rPr>
                <w:noProof/>
                <w:webHidden/>
              </w:rPr>
              <w:fldChar w:fldCharType="separate"/>
            </w:r>
            <w:r w:rsidR="006D2DD3">
              <w:rPr>
                <w:noProof/>
                <w:webHidden/>
              </w:rPr>
              <w:t>4</w:t>
            </w:r>
            <w:r w:rsidR="00A60421">
              <w:rPr>
                <w:noProof/>
                <w:webHidden/>
              </w:rPr>
              <w:fldChar w:fldCharType="end"/>
            </w:r>
          </w:hyperlink>
        </w:p>
        <w:p w14:paraId="3659DD6A"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56" w:history="1">
            <w:r w:rsidR="00A60421" w:rsidRPr="002B3714">
              <w:rPr>
                <w:rStyle w:val="Hyperlink"/>
                <w:noProof/>
              </w:rPr>
              <w:t>1.</w:t>
            </w:r>
            <w:r w:rsidR="00A60421">
              <w:rPr>
                <w:rFonts w:asciiTheme="minorHAnsi" w:eastAsiaTheme="minorEastAsia" w:hAnsiTheme="minorHAnsi"/>
                <w:noProof/>
                <w:sz w:val="22"/>
                <w:lang w:eastAsia="en-CA"/>
              </w:rPr>
              <w:tab/>
            </w:r>
            <w:r w:rsidR="00A60421" w:rsidRPr="002B3714">
              <w:rPr>
                <w:rStyle w:val="Hyperlink"/>
                <w:noProof/>
              </w:rPr>
              <w:t>INTRODUCTION</w:t>
            </w:r>
            <w:r w:rsidR="00A60421">
              <w:rPr>
                <w:noProof/>
                <w:webHidden/>
              </w:rPr>
              <w:tab/>
            </w:r>
            <w:r w:rsidR="00A60421">
              <w:rPr>
                <w:noProof/>
                <w:webHidden/>
              </w:rPr>
              <w:fldChar w:fldCharType="begin"/>
            </w:r>
            <w:r w:rsidR="00A60421">
              <w:rPr>
                <w:noProof/>
                <w:webHidden/>
              </w:rPr>
              <w:instrText xml:space="preserve"> PAGEREF _Toc45724056 \h </w:instrText>
            </w:r>
            <w:r w:rsidR="00A60421">
              <w:rPr>
                <w:noProof/>
                <w:webHidden/>
              </w:rPr>
            </w:r>
            <w:r w:rsidR="00A60421">
              <w:rPr>
                <w:noProof/>
                <w:webHidden/>
              </w:rPr>
              <w:fldChar w:fldCharType="separate"/>
            </w:r>
            <w:r w:rsidR="006D2DD3">
              <w:rPr>
                <w:noProof/>
                <w:webHidden/>
              </w:rPr>
              <w:t>7</w:t>
            </w:r>
            <w:r w:rsidR="00A60421">
              <w:rPr>
                <w:noProof/>
                <w:webHidden/>
              </w:rPr>
              <w:fldChar w:fldCharType="end"/>
            </w:r>
          </w:hyperlink>
        </w:p>
        <w:p w14:paraId="308FEDE5"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57" w:history="1">
            <w:r w:rsidR="00A60421" w:rsidRPr="002B3714">
              <w:rPr>
                <w:rStyle w:val="Hyperlink"/>
                <w:noProof/>
              </w:rPr>
              <w:t>2.</w:t>
            </w:r>
            <w:r w:rsidR="00A60421">
              <w:rPr>
                <w:rFonts w:asciiTheme="minorHAnsi" w:eastAsiaTheme="minorEastAsia" w:hAnsiTheme="minorHAnsi"/>
                <w:noProof/>
                <w:sz w:val="22"/>
                <w:lang w:eastAsia="en-CA"/>
              </w:rPr>
              <w:tab/>
            </w:r>
            <w:r w:rsidR="00A60421" w:rsidRPr="002B3714">
              <w:rPr>
                <w:rStyle w:val="Hyperlink"/>
                <w:noProof/>
              </w:rPr>
              <w:t>RELATED WORKS</w:t>
            </w:r>
            <w:r w:rsidR="00A60421">
              <w:rPr>
                <w:noProof/>
                <w:webHidden/>
              </w:rPr>
              <w:tab/>
            </w:r>
            <w:r w:rsidR="00A60421">
              <w:rPr>
                <w:noProof/>
                <w:webHidden/>
              </w:rPr>
              <w:fldChar w:fldCharType="begin"/>
            </w:r>
            <w:r w:rsidR="00A60421">
              <w:rPr>
                <w:noProof/>
                <w:webHidden/>
              </w:rPr>
              <w:instrText xml:space="preserve"> PAGEREF _Toc45724057 \h </w:instrText>
            </w:r>
            <w:r w:rsidR="00A60421">
              <w:rPr>
                <w:noProof/>
                <w:webHidden/>
              </w:rPr>
            </w:r>
            <w:r w:rsidR="00A60421">
              <w:rPr>
                <w:noProof/>
                <w:webHidden/>
              </w:rPr>
              <w:fldChar w:fldCharType="separate"/>
            </w:r>
            <w:r w:rsidR="006D2DD3">
              <w:rPr>
                <w:noProof/>
                <w:webHidden/>
              </w:rPr>
              <w:t>8</w:t>
            </w:r>
            <w:r w:rsidR="00A60421">
              <w:rPr>
                <w:noProof/>
                <w:webHidden/>
              </w:rPr>
              <w:fldChar w:fldCharType="end"/>
            </w:r>
          </w:hyperlink>
        </w:p>
        <w:p w14:paraId="1CA6417C"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58" w:history="1">
            <w:r w:rsidR="00A60421" w:rsidRPr="002B3714">
              <w:rPr>
                <w:rStyle w:val="Hyperlink"/>
                <w:noProof/>
              </w:rPr>
              <w:t>2.1.</w:t>
            </w:r>
            <w:r w:rsidR="00A60421">
              <w:rPr>
                <w:rFonts w:asciiTheme="minorHAnsi" w:eastAsiaTheme="minorEastAsia" w:hAnsiTheme="minorHAnsi"/>
                <w:noProof/>
                <w:sz w:val="22"/>
                <w:lang w:eastAsia="en-CA"/>
              </w:rPr>
              <w:tab/>
            </w:r>
            <w:r w:rsidR="00A60421" w:rsidRPr="002B3714">
              <w:rPr>
                <w:rStyle w:val="Hyperlink"/>
                <w:noProof/>
              </w:rPr>
              <w:t>Model-Driven Engineering</w:t>
            </w:r>
            <w:r w:rsidR="00A60421">
              <w:rPr>
                <w:noProof/>
                <w:webHidden/>
              </w:rPr>
              <w:tab/>
            </w:r>
            <w:r w:rsidR="00A60421">
              <w:rPr>
                <w:noProof/>
                <w:webHidden/>
              </w:rPr>
              <w:fldChar w:fldCharType="begin"/>
            </w:r>
            <w:r w:rsidR="00A60421">
              <w:rPr>
                <w:noProof/>
                <w:webHidden/>
              </w:rPr>
              <w:instrText xml:space="preserve"> PAGEREF _Toc45724058 \h </w:instrText>
            </w:r>
            <w:r w:rsidR="00A60421">
              <w:rPr>
                <w:noProof/>
                <w:webHidden/>
              </w:rPr>
            </w:r>
            <w:r w:rsidR="00A60421">
              <w:rPr>
                <w:noProof/>
                <w:webHidden/>
              </w:rPr>
              <w:fldChar w:fldCharType="separate"/>
            </w:r>
            <w:r w:rsidR="006D2DD3">
              <w:rPr>
                <w:noProof/>
                <w:webHidden/>
              </w:rPr>
              <w:t>8</w:t>
            </w:r>
            <w:r w:rsidR="00A60421">
              <w:rPr>
                <w:noProof/>
                <w:webHidden/>
              </w:rPr>
              <w:fldChar w:fldCharType="end"/>
            </w:r>
          </w:hyperlink>
        </w:p>
        <w:p w14:paraId="312AFCFA"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59" w:history="1">
            <w:r w:rsidR="00A60421" w:rsidRPr="002B3714">
              <w:rPr>
                <w:rStyle w:val="Hyperlink"/>
                <w:noProof/>
              </w:rPr>
              <w:t>2.2.</w:t>
            </w:r>
            <w:r w:rsidR="00A60421">
              <w:rPr>
                <w:rFonts w:asciiTheme="minorHAnsi" w:eastAsiaTheme="minorEastAsia" w:hAnsiTheme="minorHAnsi"/>
                <w:noProof/>
                <w:sz w:val="22"/>
                <w:lang w:eastAsia="en-CA"/>
              </w:rPr>
              <w:tab/>
            </w:r>
            <w:r w:rsidR="00A60421" w:rsidRPr="002B3714">
              <w:rPr>
                <w:rStyle w:val="Hyperlink"/>
                <w:noProof/>
              </w:rPr>
              <w:t>Safety Cases &amp; Goal Structuring Notation</w:t>
            </w:r>
            <w:r w:rsidR="00A60421">
              <w:rPr>
                <w:noProof/>
                <w:webHidden/>
              </w:rPr>
              <w:tab/>
            </w:r>
            <w:r w:rsidR="00A60421">
              <w:rPr>
                <w:noProof/>
                <w:webHidden/>
              </w:rPr>
              <w:fldChar w:fldCharType="begin"/>
            </w:r>
            <w:r w:rsidR="00A60421">
              <w:rPr>
                <w:noProof/>
                <w:webHidden/>
              </w:rPr>
              <w:instrText xml:space="preserve"> PAGEREF _Toc45724059 \h </w:instrText>
            </w:r>
            <w:r w:rsidR="00A60421">
              <w:rPr>
                <w:noProof/>
                <w:webHidden/>
              </w:rPr>
            </w:r>
            <w:r w:rsidR="00A60421">
              <w:rPr>
                <w:noProof/>
                <w:webHidden/>
              </w:rPr>
              <w:fldChar w:fldCharType="separate"/>
            </w:r>
            <w:r w:rsidR="006D2DD3">
              <w:rPr>
                <w:noProof/>
                <w:webHidden/>
              </w:rPr>
              <w:t>8</w:t>
            </w:r>
            <w:r w:rsidR="00A60421">
              <w:rPr>
                <w:noProof/>
                <w:webHidden/>
              </w:rPr>
              <w:fldChar w:fldCharType="end"/>
            </w:r>
          </w:hyperlink>
        </w:p>
        <w:p w14:paraId="5937CEDF"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0" w:history="1">
            <w:r w:rsidR="00A60421" w:rsidRPr="002B3714">
              <w:rPr>
                <w:rStyle w:val="Hyperlink"/>
                <w:noProof/>
              </w:rPr>
              <w:t>2.3.</w:t>
            </w:r>
            <w:r w:rsidR="00A60421">
              <w:rPr>
                <w:rFonts w:asciiTheme="minorHAnsi" w:eastAsiaTheme="minorEastAsia" w:hAnsiTheme="minorHAnsi"/>
                <w:noProof/>
                <w:sz w:val="22"/>
                <w:lang w:eastAsia="en-CA"/>
              </w:rPr>
              <w:tab/>
            </w:r>
            <w:r w:rsidR="00A60421" w:rsidRPr="002B3714">
              <w:rPr>
                <w:rStyle w:val="Hyperlink"/>
                <w:noProof/>
              </w:rPr>
              <w:t>Epsilon</w:t>
            </w:r>
            <w:r w:rsidR="00A60421">
              <w:rPr>
                <w:noProof/>
                <w:webHidden/>
              </w:rPr>
              <w:tab/>
            </w:r>
            <w:r w:rsidR="00A60421">
              <w:rPr>
                <w:noProof/>
                <w:webHidden/>
              </w:rPr>
              <w:fldChar w:fldCharType="begin"/>
            </w:r>
            <w:r w:rsidR="00A60421">
              <w:rPr>
                <w:noProof/>
                <w:webHidden/>
              </w:rPr>
              <w:instrText xml:space="preserve"> PAGEREF _Toc45724060 \h </w:instrText>
            </w:r>
            <w:r w:rsidR="00A60421">
              <w:rPr>
                <w:noProof/>
                <w:webHidden/>
              </w:rPr>
            </w:r>
            <w:r w:rsidR="00A60421">
              <w:rPr>
                <w:noProof/>
                <w:webHidden/>
              </w:rPr>
              <w:fldChar w:fldCharType="separate"/>
            </w:r>
            <w:r w:rsidR="006D2DD3">
              <w:rPr>
                <w:noProof/>
                <w:webHidden/>
              </w:rPr>
              <w:t>9</w:t>
            </w:r>
            <w:r w:rsidR="00A60421">
              <w:rPr>
                <w:noProof/>
                <w:webHidden/>
              </w:rPr>
              <w:fldChar w:fldCharType="end"/>
            </w:r>
          </w:hyperlink>
        </w:p>
        <w:p w14:paraId="4D0828DD"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61" w:history="1">
            <w:r w:rsidR="00A60421" w:rsidRPr="002B3714">
              <w:rPr>
                <w:rStyle w:val="Hyperlink"/>
                <w:noProof/>
              </w:rPr>
              <w:t>3.</w:t>
            </w:r>
            <w:r w:rsidR="00A60421">
              <w:rPr>
                <w:rFonts w:asciiTheme="minorHAnsi" w:eastAsiaTheme="minorEastAsia" w:hAnsiTheme="minorHAnsi"/>
                <w:noProof/>
                <w:sz w:val="22"/>
                <w:lang w:eastAsia="en-CA"/>
              </w:rPr>
              <w:tab/>
            </w:r>
            <w:r w:rsidR="00A60421" w:rsidRPr="002B3714">
              <w:rPr>
                <w:rStyle w:val="Hyperlink"/>
                <w:noProof/>
              </w:rPr>
              <w:t>REQUIREMENTS</w:t>
            </w:r>
            <w:r w:rsidR="00A60421">
              <w:rPr>
                <w:noProof/>
                <w:webHidden/>
              </w:rPr>
              <w:tab/>
            </w:r>
            <w:r w:rsidR="00A60421">
              <w:rPr>
                <w:noProof/>
                <w:webHidden/>
              </w:rPr>
              <w:fldChar w:fldCharType="begin"/>
            </w:r>
            <w:r w:rsidR="00A60421">
              <w:rPr>
                <w:noProof/>
                <w:webHidden/>
              </w:rPr>
              <w:instrText xml:space="preserve"> PAGEREF _Toc45724061 \h </w:instrText>
            </w:r>
            <w:r w:rsidR="00A60421">
              <w:rPr>
                <w:noProof/>
                <w:webHidden/>
              </w:rPr>
            </w:r>
            <w:r w:rsidR="00A60421">
              <w:rPr>
                <w:noProof/>
                <w:webHidden/>
              </w:rPr>
              <w:fldChar w:fldCharType="separate"/>
            </w:r>
            <w:r w:rsidR="006D2DD3">
              <w:rPr>
                <w:noProof/>
                <w:webHidden/>
              </w:rPr>
              <w:t>11</w:t>
            </w:r>
            <w:r w:rsidR="00A60421">
              <w:rPr>
                <w:noProof/>
                <w:webHidden/>
              </w:rPr>
              <w:fldChar w:fldCharType="end"/>
            </w:r>
          </w:hyperlink>
        </w:p>
        <w:p w14:paraId="4D1476AF"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62" w:history="1">
            <w:r w:rsidR="00A60421" w:rsidRPr="002B3714">
              <w:rPr>
                <w:rStyle w:val="Hyperlink"/>
                <w:noProof/>
              </w:rPr>
              <w:t>4.</w:t>
            </w:r>
            <w:r w:rsidR="00A60421">
              <w:rPr>
                <w:rFonts w:asciiTheme="minorHAnsi" w:eastAsiaTheme="minorEastAsia" w:hAnsiTheme="minorHAnsi"/>
                <w:noProof/>
                <w:sz w:val="22"/>
                <w:lang w:eastAsia="en-CA"/>
              </w:rPr>
              <w:tab/>
            </w:r>
            <w:r w:rsidR="00A60421" w:rsidRPr="002B3714">
              <w:rPr>
                <w:rStyle w:val="Hyperlink"/>
                <w:noProof/>
              </w:rPr>
              <w:t>DESIGN</w:t>
            </w:r>
            <w:r w:rsidR="00A60421">
              <w:rPr>
                <w:noProof/>
                <w:webHidden/>
              </w:rPr>
              <w:tab/>
            </w:r>
            <w:r w:rsidR="00A60421">
              <w:rPr>
                <w:noProof/>
                <w:webHidden/>
              </w:rPr>
              <w:fldChar w:fldCharType="begin"/>
            </w:r>
            <w:r w:rsidR="00A60421">
              <w:rPr>
                <w:noProof/>
                <w:webHidden/>
              </w:rPr>
              <w:instrText xml:space="preserve"> PAGEREF _Toc45724062 \h </w:instrText>
            </w:r>
            <w:r w:rsidR="00A60421">
              <w:rPr>
                <w:noProof/>
                <w:webHidden/>
              </w:rPr>
            </w:r>
            <w:r w:rsidR="00A60421">
              <w:rPr>
                <w:noProof/>
                <w:webHidden/>
              </w:rPr>
              <w:fldChar w:fldCharType="separate"/>
            </w:r>
            <w:r w:rsidR="006D2DD3">
              <w:rPr>
                <w:noProof/>
                <w:webHidden/>
              </w:rPr>
              <w:t>13</w:t>
            </w:r>
            <w:r w:rsidR="00A60421">
              <w:rPr>
                <w:noProof/>
                <w:webHidden/>
              </w:rPr>
              <w:fldChar w:fldCharType="end"/>
            </w:r>
          </w:hyperlink>
        </w:p>
        <w:p w14:paraId="2519ED98"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3" w:history="1">
            <w:r w:rsidR="00A60421" w:rsidRPr="002B3714">
              <w:rPr>
                <w:rStyle w:val="Hyperlink"/>
                <w:noProof/>
              </w:rPr>
              <w:t>4.1.</w:t>
            </w:r>
            <w:r w:rsidR="00A60421">
              <w:rPr>
                <w:rFonts w:asciiTheme="minorHAnsi" w:eastAsiaTheme="minorEastAsia" w:hAnsiTheme="minorHAnsi"/>
                <w:noProof/>
                <w:sz w:val="22"/>
                <w:lang w:eastAsia="en-CA"/>
              </w:rPr>
              <w:tab/>
            </w:r>
            <w:r w:rsidR="00A60421" w:rsidRPr="002B3714">
              <w:rPr>
                <w:rStyle w:val="Hyperlink"/>
                <w:noProof/>
              </w:rPr>
              <w:t>Implementing an Epsilon Driver for a Commercial Tool</w:t>
            </w:r>
            <w:r w:rsidR="00A60421">
              <w:rPr>
                <w:noProof/>
                <w:webHidden/>
              </w:rPr>
              <w:tab/>
            </w:r>
            <w:r w:rsidR="00A60421">
              <w:rPr>
                <w:noProof/>
                <w:webHidden/>
              </w:rPr>
              <w:fldChar w:fldCharType="begin"/>
            </w:r>
            <w:r w:rsidR="00A60421">
              <w:rPr>
                <w:noProof/>
                <w:webHidden/>
              </w:rPr>
              <w:instrText xml:space="preserve"> PAGEREF _Toc45724063 \h </w:instrText>
            </w:r>
            <w:r w:rsidR="00A60421">
              <w:rPr>
                <w:noProof/>
                <w:webHidden/>
              </w:rPr>
            </w:r>
            <w:r w:rsidR="00A60421">
              <w:rPr>
                <w:noProof/>
                <w:webHidden/>
              </w:rPr>
              <w:fldChar w:fldCharType="separate"/>
            </w:r>
            <w:r w:rsidR="006D2DD3">
              <w:rPr>
                <w:noProof/>
                <w:webHidden/>
              </w:rPr>
              <w:t>14</w:t>
            </w:r>
            <w:r w:rsidR="00A60421">
              <w:rPr>
                <w:noProof/>
                <w:webHidden/>
              </w:rPr>
              <w:fldChar w:fldCharType="end"/>
            </w:r>
          </w:hyperlink>
        </w:p>
        <w:p w14:paraId="6EBCA7C6"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4" w:history="1">
            <w:r w:rsidR="00A60421" w:rsidRPr="002B3714">
              <w:rPr>
                <w:rStyle w:val="Hyperlink"/>
                <w:noProof/>
              </w:rPr>
              <w:t>4.2.</w:t>
            </w:r>
            <w:r w:rsidR="00A60421">
              <w:rPr>
                <w:rFonts w:asciiTheme="minorHAnsi" w:eastAsiaTheme="minorEastAsia" w:hAnsiTheme="minorHAnsi"/>
                <w:noProof/>
                <w:sz w:val="22"/>
                <w:lang w:eastAsia="en-CA"/>
              </w:rPr>
              <w:tab/>
            </w:r>
            <w:r w:rsidR="00A60421" w:rsidRPr="002B3714">
              <w:rPr>
                <w:rStyle w:val="Hyperlink"/>
                <w:noProof/>
              </w:rPr>
              <w:t>XMI File and Element Attributes</w:t>
            </w:r>
            <w:r w:rsidR="00A60421">
              <w:rPr>
                <w:noProof/>
                <w:webHidden/>
              </w:rPr>
              <w:tab/>
            </w:r>
            <w:r w:rsidR="00A60421">
              <w:rPr>
                <w:noProof/>
                <w:webHidden/>
              </w:rPr>
              <w:fldChar w:fldCharType="begin"/>
            </w:r>
            <w:r w:rsidR="00A60421">
              <w:rPr>
                <w:noProof/>
                <w:webHidden/>
              </w:rPr>
              <w:instrText xml:space="preserve"> PAGEREF _Toc45724064 \h </w:instrText>
            </w:r>
            <w:r w:rsidR="00A60421">
              <w:rPr>
                <w:noProof/>
                <w:webHidden/>
              </w:rPr>
            </w:r>
            <w:r w:rsidR="00A60421">
              <w:rPr>
                <w:noProof/>
                <w:webHidden/>
              </w:rPr>
              <w:fldChar w:fldCharType="separate"/>
            </w:r>
            <w:r w:rsidR="006D2DD3">
              <w:rPr>
                <w:noProof/>
                <w:webHidden/>
              </w:rPr>
              <w:t>14</w:t>
            </w:r>
            <w:r w:rsidR="00A60421">
              <w:rPr>
                <w:noProof/>
                <w:webHidden/>
              </w:rPr>
              <w:fldChar w:fldCharType="end"/>
            </w:r>
          </w:hyperlink>
        </w:p>
        <w:p w14:paraId="567D42AD"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5" w:history="1">
            <w:r w:rsidR="00A60421" w:rsidRPr="002B3714">
              <w:rPr>
                <w:rStyle w:val="Hyperlink"/>
                <w:noProof/>
              </w:rPr>
              <w:t>4.3.</w:t>
            </w:r>
            <w:r w:rsidR="00A60421">
              <w:rPr>
                <w:rFonts w:asciiTheme="minorHAnsi" w:eastAsiaTheme="minorEastAsia" w:hAnsiTheme="minorHAnsi"/>
                <w:noProof/>
                <w:sz w:val="22"/>
                <w:lang w:eastAsia="en-CA"/>
              </w:rPr>
              <w:tab/>
            </w:r>
            <w:r w:rsidR="00A60421" w:rsidRPr="002B3714">
              <w:rPr>
                <w:rStyle w:val="Hyperlink"/>
                <w:noProof/>
              </w:rPr>
              <w:t>Using the Epsilon HTML Driver</w:t>
            </w:r>
            <w:r w:rsidR="00A60421">
              <w:rPr>
                <w:noProof/>
                <w:webHidden/>
              </w:rPr>
              <w:tab/>
            </w:r>
            <w:r w:rsidR="00A60421">
              <w:rPr>
                <w:noProof/>
                <w:webHidden/>
              </w:rPr>
              <w:fldChar w:fldCharType="begin"/>
            </w:r>
            <w:r w:rsidR="00A60421">
              <w:rPr>
                <w:noProof/>
                <w:webHidden/>
              </w:rPr>
              <w:instrText xml:space="preserve"> PAGEREF _Toc45724065 \h </w:instrText>
            </w:r>
            <w:r w:rsidR="00A60421">
              <w:rPr>
                <w:noProof/>
                <w:webHidden/>
              </w:rPr>
            </w:r>
            <w:r w:rsidR="00A60421">
              <w:rPr>
                <w:noProof/>
                <w:webHidden/>
              </w:rPr>
              <w:fldChar w:fldCharType="separate"/>
            </w:r>
            <w:r w:rsidR="006D2DD3">
              <w:rPr>
                <w:noProof/>
                <w:webHidden/>
              </w:rPr>
              <w:t>16</w:t>
            </w:r>
            <w:r w:rsidR="00A60421">
              <w:rPr>
                <w:noProof/>
                <w:webHidden/>
              </w:rPr>
              <w:fldChar w:fldCharType="end"/>
            </w:r>
          </w:hyperlink>
        </w:p>
        <w:p w14:paraId="1E73C87B"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6" w:history="1">
            <w:r w:rsidR="00A60421" w:rsidRPr="002B3714">
              <w:rPr>
                <w:rStyle w:val="Hyperlink"/>
                <w:noProof/>
              </w:rPr>
              <w:t>4.4.</w:t>
            </w:r>
            <w:r w:rsidR="00A60421">
              <w:rPr>
                <w:rFonts w:asciiTheme="minorHAnsi" w:eastAsiaTheme="minorEastAsia" w:hAnsiTheme="minorHAnsi"/>
                <w:noProof/>
                <w:sz w:val="22"/>
                <w:lang w:eastAsia="en-CA"/>
              </w:rPr>
              <w:tab/>
            </w:r>
            <w:r w:rsidR="00A60421" w:rsidRPr="002B3714">
              <w:rPr>
                <w:rStyle w:val="Hyperlink"/>
                <w:noProof/>
              </w:rPr>
              <w:t>Using the Epsilon Plain-XML Driver</w:t>
            </w:r>
            <w:r w:rsidR="00A60421">
              <w:rPr>
                <w:noProof/>
                <w:webHidden/>
              </w:rPr>
              <w:tab/>
            </w:r>
            <w:r w:rsidR="00A60421">
              <w:rPr>
                <w:noProof/>
                <w:webHidden/>
              </w:rPr>
              <w:fldChar w:fldCharType="begin"/>
            </w:r>
            <w:r w:rsidR="00A60421">
              <w:rPr>
                <w:noProof/>
                <w:webHidden/>
              </w:rPr>
              <w:instrText xml:space="preserve"> PAGEREF _Toc45724066 \h </w:instrText>
            </w:r>
            <w:r w:rsidR="00A60421">
              <w:rPr>
                <w:noProof/>
                <w:webHidden/>
              </w:rPr>
            </w:r>
            <w:r w:rsidR="00A60421">
              <w:rPr>
                <w:noProof/>
                <w:webHidden/>
              </w:rPr>
              <w:fldChar w:fldCharType="separate"/>
            </w:r>
            <w:r w:rsidR="006D2DD3">
              <w:rPr>
                <w:noProof/>
                <w:webHidden/>
              </w:rPr>
              <w:t>17</w:t>
            </w:r>
            <w:r w:rsidR="00A60421">
              <w:rPr>
                <w:noProof/>
                <w:webHidden/>
              </w:rPr>
              <w:fldChar w:fldCharType="end"/>
            </w:r>
          </w:hyperlink>
        </w:p>
        <w:p w14:paraId="5ADEE428"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7" w:history="1">
            <w:r w:rsidR="00A60421" w:rsidRPr="002B3714">
              <w:rPr>
                <w:rStyle w:val="Hyperlink"/>
                <w:noProof/>
              </w:rPr>
              <w:t>4.5.</w:t>
            </w:r>
            <w:r w:rsidR="00A60421">
              <w:rPr>
                <w:rFonts w:asciiTheme="minorHAnsi" w:eastAsiaTheme="minorEastAsia" w:hAnsiTheme="minorHAnsi"/>
                <w:noProof/>
                <w:sz w:val="22"/>
                <w:lang w:eastAsia="en-CA"/>
              </w:rPr>
              <w:tab/>
            </w:r>
            <w:r w:rsidR="00A60421" w:rsidRPr="002B3714">
              <w:rPr>
                <w:rStyle w:val="Hyperlink"/>
                <w:noProof/>
              </w:rPr>
              <w:t>Determining Element Types in the XMI File</w:t>
            </w:r>
            <w:r w:rsidR="00A60421">
              <w:rPr>
                <w:noProof/>
                <w:webHidden/>
              </w:rPr>
              <w:tab/>
            </w:r>
            <w:r w:rsidR="00A60421">
              <w:rPr>
                <w:noProof/>
                <w:webHidden/>
              </w:rPr>
              <w:fldChar w:fldCharType="begin"/>
            </w:r>
            <w:r w:rsidR="00A60421">
              <w:rPr>
                <w:noProof/>
                <w:webHidden/>
              </w:rPr>
              <w:instrText xml:space="preserve"> PAGEREF _Toc45724067 \h </w:instrText>
            </w:r>
            <w:r w:rsidR="00A60421">
              <w:rPr>
                <w:noProof/>
                <w:webHidden/>
              </w:rPr>
            </w:r>
            <w:r w:rsidR="00A60421">
              <w:rPr>
                <w:noProof/>
                <w:webHidden/>
              </w:rPr>
              <w:fldChar w:fldCharType="separate"/>
            </w:r>
            <w:r w:rsidR="006D2DD3">
              <w:rPr>
                <w:noProof/>
                <w:webHidden/>
              </w:rPr>
              <w:t>18</w:t>
            </w:r>
            <w:r w:rsidR="00A60421">
              <w:rPr>
                <w:noProof/>
                <w:webHidden/>
              </w:rPr>
              <w:fldChar w:fldCharType="end"/>
            </w:r>
          </w:hyperlink>
        </w:p>
        <w:p w14:paraId="33E3CBB1"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68" w:history="1">
            <w:r w:rsidR="00A60421" w:rsidRPr="002B3714">
              <w:rPr>
                <w:rStyle w:val="Hyperlink"/>
                <w:noProof/>
              </w:rPr>
              <w:t>4.6.</w:t>
            </w:r>
            <w:r w:rsidR="00A60421">
              <w:rPr>
                <w:rFonts w:asciiTheme="minorHAnsi" w:eastAsiaTheme="minorEastAsia" w:hAnsiTheme="minorHAnsi"/>
                <w:noProof/>
                <w:sz w:val="22"/>
                <w:lang w:eastAsia="en-CA"/>
              </w:rPr>
              <w:tab/>
            </w:r>
            <w:r w:rsidR="00A60421" w:rsidRPr="002B3714">
              <w:rPr>
                <w:rStyle w:val="Hyperlink"/>
                <w:noProof/>
              </w:rPr>
              <w:t>Problems with Astah GSN XMI Files</w:t>
            </w:r>
            <w:r w:rsidR="00A60421">
              <w:rPr>
                <w:noProof/>
                <w:webHidden/>
              </w:rPr>
              <w:tab/>
            </w:r>
            <w:r w:rsidR="00A60421">
              <w:rPr>
                <w:noProof/>
                <w:webHidden/>
              </w:rPr>
              <w:fldChar w:fldCharType="begin"/>
            </w:r>
            <w:r w:rsidR="00A60421">
              <w:rPr>
                <w:noProof/>
                <w:webHidden/>
              </w:rPr>
              <w:instrText xml:space="preserve"> PAGEREF _Toc45724068 \h </w:instrText>
            </w:r>
            <w:r w:rsidR="00A60421">
              <w:rPr>
                <w:noProof/>
                <w:webHidden/>
              </w:rPr>
            </w:r>
            <w:r w:rsidR="00A60421">
              <w:rPr>
                <w:noProof/>
                <w:webHidden/>
              </w:rPr>
              <w:fldChar w:fldCharType="separate"/>
            </w:r>
            <w:r w:rsidR="006D2DD3">
              <w:rPr>
                <w:noProof/>
                <w:webHidden/>
              </w:rPr>
              <w:t>20</w:t>
            </w:r>
            <w:r w:rsidR="00A60421">
              <w:rPr>
                <w:noProof/>
                <w:webHidden/>
              </w:rPr>
              <w:fldChar w:fldCharType="end"/>
            </w:r>
          </w:hyperlink>
        </w:p>
        <w:p w14:paraId="450A1420"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69" w:history="1">
            <w:r w:rsidR="00A60421" w:rsidRPr="002B3714">
              <w:rPr>
                <w:rStyle w:val="Hyperlink"/>
                <w:noProof/>
              </w:rPr>
              <w:t>5.</w:t>
            </w:r>
            <w:r w:rsidR="00A60421">
              <w:rPr>
                <w:rFonts w:asciiTheme="minorHAnsi" w:eastAsiaTheme="minorEastAsia" w:hAnsiTheme="minorHAnsi"/>
                <w:noProof/>
                <w:sz w:val="22"/>
                <w:lang w:eastAsia="en-CA"/>
              </w:rPr>
              <w:tab/>
            </w:r>
            <w:r w:rsidR="00A60421" w:rsidRPr="002B3714">
              <w:rPr>
                <w:rStyle w:val="Hyperlink"/>
                <w:noProof/>
              </w:rPr>
              <w:t>IMPLEMENTATION</w:t>
            </w:r>
            <w:r w:rsidR="00A60421">
              <w:rPr>
                <w:noProof/>
                <w:webHidden/>
              </w:rPr>
              <w:tab/>
            </w:r>
            <w:r w:rsidR="00A60421">
              <w:rPr>
                <w:noProof/>
                <w:webHidden/>
              </w:rPr>
              <w:fldChar w:fldCharType="begin"/>
            </w:r>
            <w:r w:rsidR="00A60421">
              <w:rPr>
                <w:noProof/>
                <w:webHidden/>
              </w:rPr>
              <w:instrText xml:space="preserve"> PAGEREF _Toc45724069 \h </w:instrText>
            </w:r>
            <w:r w:rsidR="00A60421">
              <w:rPr>
                <w:noProof/>
                <w:webHidden/>
              </w:rPr>
            </w:r>
            <w:r w:rsidR="00A60421">
              <w:rPr>
                <w:noProof/>
                <w:webHidden/>
              </w:rPr>
              <w:fldChar w:fldCharType="separate"/>
            </w:r>
            <w:r w:rsidR="006D2DD3">
              <w:rPr>
                <w:noProof/>
                <w:webHidden/>
              </w:rPr>
              <w:t>21</w:t>
            </w:r>
            <w:r w:rsidR="00A60421">
              <w:rPr>
                <w:noProof/>
                <w:webHidden/>
              </w:rPr>
              <w:fldChar w:fldCharType="end"/>
            </w:r>
          </w:hyperlink>
        </w:p>
        <w:p w14:paraId="2EB2ECC3"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70" w:history="1">
            <w:r w:rsidR="00A60421" w:rsidRPr="002B3714">
              <w:rPr>
                <w:rStyle w:val="Hyperlink"/>
                <w:noProof/>
              </w:rPr>
              <w:t>5.1.</w:t>
            </w:r>
            <w:r w:rsidR="00A60421">
              <w:rPr>
                <w:rFonts w:asciiTheme="minorHAnsi" w:eastAsiaTheme="minorEastAsia" w:hAnsiTheme="minorHAnsi"/>
                <w:noProof/>
                <w:sz w:val="22"/>
                <w:lang w:eastAsia="en-CA"/>
              </w:rPr>
              <w:tab/>
            </w:r>
            <w:r w:rsidR="00A60421" w:rsidRPr="002B3714">
              <w:rPr>
                <w:rStyle w:val="Hyperlink"/>
                <w:noProof/>
              </w:rPr>
              <w:t>GSN Model</w:t>
            </w:r>
            <w:r w:rsidR="00A60421">
              <w:rPr>
                <w:noProof/>
                <w:webHidden/>
              </w:rPr>
              <w:tab/>
            </w:r>
            <w:r w:rsidR="00A60421">
              <w:rPr>
                <w:noProof/>
                <w:webHidden/>
              </w:rPr>
              <w:fldChar w:fldCharType="begin"/>
            </w:r>
            <w:r w:rsidR="00A60421">
              <w:rPr>
                <w:noProof/>
                <w:webHidden/>
              </w:rPr>
              <w:instrText xml:space="preserve"> PAGEREF _Toc45724070 \h </w:instrText>
            </w:r>
            <w:r w:rsidR="00A60421">
              <w:rPr>
                <w:noProof/>
                <w:webHidden/>
              </w:rPr>
            </w:r>
            <w:r w:rsidR="00A60421">
              <w:rPr>
                <w:noProof/>
                <w:webHidden/>
              </w:rPr>
              <w:fldChar w:fldCharType="separate"/>
            </w:r>
            <w:r w:rsidR="006D2DD3">
              <w:rPr>
                <w:noProof/>
                <w:webHidden/>
              </w:rPr>
              <w:t>21</w:t>
            </w:r>
            <w:r w:rsidR="00A60421">
              <w:rPr>
                <w:noProof/>
                <w:webHidden/>
              </w:rPr>
              <w:fldChar w:fldCharType="end"/>
            </w:r>
          </w:hyperlink>
        </w:p>
        <w:p w14:paraId="2131C637"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71" w:history="1">
            <w:r w:rsidR="00A60421" w:rsidRPr="002B3714">
              <w:rPr>
                <w:rStyle w:val="Hyperlink"/>
                <w:noProof/>
              </w:rPr>
              <w:t>5.2.</w:t>
            </w:r>
            <w:r w:rsidR="00A60421">
              <w:rPr>
                <w:rFonts w:asciiTheme="minorHAnsi" w:eastAsiaTheme="minorEastAsia" w:hAnsiTheme="minorHAnsi"/>
                <w:noProof/>
                <w:sz w:val="22"/>
                <w:lang w:eastAsia="en-CA"/>
              </w:rPr>
              <w:tab/>
            </w:r>
            <w:r w:rsidR="00A60421" w:rsidRPr="002B3714">
              <w:rPr>
                <w:rStyle w:val="Hyperlink"/>
                <w:noProof/>
              </w:rPr>
              <w:t>GSN Property</w:t>
            </w:r>
            <w:r w:rsidR="00A60421">
              <w:rPr>
                <w:noProof/>
                <w:webHidden/>
              </w:rPr>
              <w:tab/>
            </w:r>
            <w:r w:rsidR="00A60421">
              <w:rPr>
                <w:noProof/>
                <w:webHidden/>
              </w:rPr>
              <w:fldChar w:fldCharType="begin"/>
            </w:r>
            <w:r w:rsidR="00A60421">
              <w:rPr>
                <w:noProof/>
                <w:webHidden/>
              </w:rPr>
              <w:instrText xml:space="preserve"> PAGEREF _Toc45724071 \h </w:instrText>
            </w:r>
            <w:r w:rsidR="00A60421">
              <w:rPr>
                <w:noProof/>
                <w:webHidden/>
              </w:rPr>
            </w:r>
            <w:r w:rsidR="00A60421">
              <w:rPr>
                <w:noProof/>
                <w:webHidden/>
              </w:rPr>
              <w:fldChar w:fldCharType="separate"/>
            </w:r>
            <w:r w:rsidR="006D2DD3">
              <w:rPr>
                <w:noProof/>
                <w:webHidden/>
              </w:rPr>
              <w:t>22</w:t>
            </w:r>
            <w:r w:rsidR="00A60421">
              <w:rPr>
                <w:noProof/>
                <w:webHidden/>
              </w:rPr>
              <w:fldChar w:fldCharType="end"/>
            </w:r>
          </w:hyperlink>
        </w:p>
        <w:p w14:paraId="0D8DE980"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72" w:history="1">
            <w:r w:rsidR="00A60421" w:rsidRPr="002B3714">
              <w:rPr>
                <w:rStyle w:val="Hyperlink"/>
                <w:noProof/>
              </w:rPr>
              <w:t>5.3.</w:t>
            </w:r>
            <w:r w:rsidR="00A60421">
              <w:rPr>
                <w:rFonts w:asciiTheme="minorHAnsi" w:eastAsiaTheme="minorEastAsia" w:hAnsiTheme="minorHAnsi"/>
                <w:noProof/>
                <w:sz w:val="22"/>
                <w:lang w:eastAsia="en-CA"/>
              </w:rPr>
              <w:tab/>
            </w:r>
            <w:r w:rsidR="00A60421" w:rsidRPr="002B3714">
              <w:rPr>
                <w:rStyle w:val="Hyperlink"/>
                <w:noProof/>
              </w:rPr>
              <w:t>GSN Property Type</w:t>
            </w:r>
            <w:r w:rsidR="00A60421">
              <w:rPr>
                <w:noProof/>
                <w:webHidden/>
              </w:rPr>
              <w:tab/>
            </w:r>
            <w:r w:rsidR="00A60421">
              <w:rPr>
                <w:noProof/>
                <w:webHidden/>
              </w:rPr>
              <w:fldChar w:fldCharType="begin"/>
            </w:r>
            <w:r w:rsidR="00A60421">
              <w:rPr>
                <w:noProof/>
                <w:webHidden/>
              </w:rPr>
              <w:instrText xml:space="preserve"> PAGEREF _Toc45724072 \h </w:instrText>
            </w:r>
            <w:r w:rsidR="00A60421">
              <w:rPr>
                <w:noProof/>
                <w:webHidden/>
              </w:rPr>
            </w:r>
            <w:r w:rsidR="00A60421">
              <w:rPr>
                <w:noProof/>
                <w:webHidden/>
              </w:rPr>
              <w:fldChar w:fldCharType="separate"/>
            </w:r>
            <w:r w:rsidR="006D2DD3">
              <w:rPr>
                <w:noProof/>
                <w:webHidden/>
              </w:rPr>
              <w:t>23</w:t>
            </w:r>
            <w:r w:rsidR="00A60421">
              <w:rPr>
                <w:noProof/>
                <w:webHidden/>
              </w:rPr>
              <w:fldChar w:fldCharType="end"/>
            </w:r>
          </w:hyperlink>
        </w:p>
        <w:p w14:paraId="18438BD9"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73" w:history="1">
            <w:r w:rsidR="00A60421" w:rsidRPr="002B3714">
              <w:rPr>
                <w:rStyle w:val="Hyperlink"/>
                <w:noProof/>
              </w:rPr>
              <w:t>5.4.</w:t>
            </w:r>
            <w:r w:rsidR="00A60421">
              <w:rPr>
                <w:rFonts w:asciiTheme="minorHAnsi" w:eastAsiaTheme="minorEastAsia" w:hAnsiTheme="minorHAnsi"/>
                <w:noProof/>
                <w:sz w:val="22"/>
                <w:lang w:eastAsia="en-CA"/>
              </w:rPr>
              <w:tab/>
            </w:r>
            <w:r w:rsidR="00A60421" w:rsidRPr="002B3714">
              <w:rPr>
                <w:rStyle w:val="Hyperlink"/>
                <w:noProof/>
              </w:rPr>
              <w:t>GSN Property Getter</w:t>
            </w:r>
            <w:r w:rsidR="00A60421">
              <w:rPr>
                <w:noProof/>
                <w:webHidden/>
              </w:rPr>
              <w:tab/>
            </w:r>
            <w:r w:rsidR="00A60421">
              <w:rPr>
                <w:noProof/>
                <w:webHidden/>
              </w:rPr>
              <w:fldChar w:fldCharType="begin"/>
            </w:r>
            <w:r w:rsidR="00A60421">
              <w:rPr>
                <w:noProof/>
                <w:webHidden/>
              </w:rPr>
              <w:instrText xml:space="preserve"> PAGEREF _Toc45724073 \h </w:instrText>
            </w:r>
            <w:r w:rsidR="00A60421">
              <w:rPr>
                <w:noProof/>
                <w:webHidden/>
              </w:rPr>
            </w:r>
            <w:r w:rsidR="00A60421">
              <w:rPr>
                <w:noProof/>
                <w:webHidden/>
              </w:rPr>
              <w:fldChar w:fldCharType="separate"/>
            </w:r>
            <w:r w:rsidR="006D2DD3">
              <w:rPr>
                <w:noProof/>
                <w:webHidden/>
              </w:rPr>
              <w:t>23</w:t>
            </w:r>
            <w:r w:rsidR="00A60421">
              <w:rPr>
                <w:noProof/>
                <w:webHidden/>
              </w:rPr>
              <w:fldChar w:fldCharType="end"/>
            </w:r>
          </w:hyperlink>
        </w:p>
        <w:p w14:paraId="7258CE15"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74" w:history="1">
            <w:r w:rsidR="00A60421" w:rsidRPr="002B3714">
              <w:rPr>
                <w:rStyle w:val="Hyperlink"/>
                <w:noProof/>
              </w:rPr>
              <w:t>5.5.</w:t>
            </w:r>
            <w:r w:rsidR="00A60421">
              <w:rPr>
                <w:rFonts w:asciiTheme="minorHAnsi" w:eastAsiaTheme="minorEastAsia" w:hAnsiTheme="minorHAnsi"/>
                <w:noProof/>
                <w:sz w:val="22"/>
                <w:lang w:eastAsia="en-CA"/>
              </w:rPr>
              <w:tab/>
            </w:r>
            <w:r w:rsidR="00A60421" w:rsidRPr="002B3714">
              <w:rPr>
                <w:rStyle w:val="Hyperlink"/>
                <w:noProof/>
              </w:rPr>
              <w:t>GSN Property Setter</w:t>
            </w:r>
            <w:r w:rsidR="00A60421">
              <w:rPr>
                <w:noProof/>
                <w:webHidden/>
              </w:rPr>
              <w:tab/>
            </w:r>
            <w:r w:rsidR="00A60421">
              <w:rPr>
                <w:noProof/>
                <w:webHidden/>
              </w:rPr>
              <w:fldChar w:fldCharType="begin"/>
            </w:r>
            <w:r w:rsidR="00A60421">
              <w:rPr>
                <w:noProof/>
                <w:webHidden/>
              </w:rPr>
              <w:instrText xml:space="preserve"> PAGEREF _Toc45724074 \h </w:instrText>
            </w:r>
            <w:r w:rsidR="00A60421">
              <w:rPr>
                <w:noProof/>
                <w:webHidden/>
              </w:rPr>
            </w:r>
            <w:r w:rsidR="00A60421">
              <w:rPr>
                <w:noProof/>
                <w:webHidden/>
              </w:rPr>
              <w:fldChar w:fldCharType="separate"/>
            </w:r>
            <w:r w:rsidR="006D2DD3">
              <w:rPr>
                <w:noProof/>
                <w:webHidden/>
              </w:rPr>
              <w:t>27</w:t>
            </w:r>
            <w:r w:rsidR="00A60421">
              <w:rPr>
                <w:noProof/>
                <w:webHidden/>
              </w:rPr>
              <w:fldChar w:fldCharType="end"/>
            </w:r>
          </w:hyperlink>
        </w:p>
        <w:p w14:paraId="53E6FC0E"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75" w:history="1">
            <w:r w:rsidR="00A60421" w:rsidRPr="002B3714">
              <w:rPr>
                <w:rStyle w:val="Hyperlink"/>
                <w:noProof/>
              </w:rPr>
              <w:t>6.</w:t>
            </w:r>
            <w:r w:rsidR="00A60421">
              <w:rPr>
                <w:rFonts w:asciiTheme="minorHAnsi" w:eastAsiaTheme="minorEastAsia" w:hAnsiTheme="minorHAnsi"/>
                <w:noProof/>
                <w:sz w:val="22"/>
                <w:lang w:eastAsia="en-CA"/>
              </w:rPr>
              <w:tab/>
            </w:r>
            <w:r w:rsidR="00A60421" w:rsidRPr="002B3714">
              <w:rPr>
                <w:rStyle w:val="Hyperlink"/>
                <w:noProof/>
              </w:rPr>
              <w:t>TESTING &amp; EVALUATION</w:t>
            </w:r>
            <w:r w:rsidR="00A60421">
              <w:rPr>
                <w:noProof/>
                <w:webHidden/>
              </w:rPr>
              <w:tab/>
            </w:r>
            <w:r w:rsidR="00A60421">
              <w:rPr>
                <w:noProof/>
                <w:webHidden/>
              </w:rPr>
              <w:fldChar w:fldCharType="begin"/>
            </w:r>
            <w:r w:rsidR="00A60421">
              <w:rPr>
                <w:noProof/>
                <w:webHidden/>
              </w:rPr>
              <w:instrText xml:space="preserve"> PAGEREF _Toc45724075 \h </w:instrText>
            </w:r>
            <w:r w:rsidR="00A60421">
              <w:rPr>
                <w:noProof/>
                <w:webHidden/>
              </w:rPr>
            </w:r>
            <w:r w:rsidR="00A60421">
              <w:rPr>
                <w:noProof/>
                <w:webHidden/>
              </w:rPr>
              <w:fldChar w:fldCharType="separate"/>
            </w:r>
            <w:r w:rsidR="006D2DD3">
              <w:rPr>
                <w:noProof/>
                <w:webHidden/>
              </w:rPr>
              <w:t>29</w:t>
            </w:r>
            <w:r w:rsidR="00A60421">
              <w:rPr>
                <w:noProof/>
                <w:webHidden/>
              </w:rPr>
              <w:fldChar w:fldCharType="end"/>
            </w:r>
          </w:hyperlink>
        </w:p>
        <w:p w14:paraId="5F608BD0"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76" w:history="1">
            <w:r w:rsidR="00A60421" w:rsidRPr="002B3714">
              <w:rPr>
                <w:rStyle w:val="Hyperlink"/>
                <w:noProof/>
              </w:rPr>
              <w:t>6.1.</w:t>
            </w:r>
            <w:r w:rsidR="00A60421">
              <w:rPr>
                <w:rFonts w:asciiTheme="minorHAnsi" w:eastAsiaTheme="minorEastAsia" w:hAnsiTheme="minorHAnsi"/>
                <w:noProof/>
                <w:sz w:val="22"/>
                <w:lang w:eastAsia="en-CA"/>
              </w:rPr>
              <w:tab/>
            </w:r>
            <w:r w:rsidR="00A60421" w:rsidRPr="002B3714">
              <w:rPr>
                <w:rStyle w:val="Hyperlink"/>
                <w:noProof/>
              </w:rPr>
              <w:t>How to Use Astah GSN Driver?</w:t>
            </w:r>
            <w:r w:rsidR="00A60421">
              <w:rPr>
                <w:noProof/>
                <w:webHidden/>
              </w:rPr>
              <w:tab/>
            </w:r>
            <w:r w:rsidR="00A60421">
              <w:rPr>
                <w:noProof/>
                <w:webHidden/>
              </w:rPr>
              <w:fldChar w:fldCharType="begin"/>
            </w:r>
            <w:r w:rsidR="00A60421">
              <w:rPr>
                <w:noProof/>
                <w:webHidden/>
              </w:rPr>
              <w:instrText xml:space="preserve"> PAGEREF _Toc45724076 \h </w:instrText>
            </w:r>
            <w:r w:rsidR="00A60421">
              <w:rPr>
                <w:noProof/>
                <w:webHidden/>
              </w:rPr>
            </w:r>
            <w:r w:rsidR="00A60421">
              <w:rPr>
                <w:noProof/>
                <w:webHidden/>
              </w:rPr>
              <w:fldChar w:fldCharType="separate"/>
            </w:r>
            <w:r w:rsidR="006D2DD3">
              <w:rPr>
                <w:noProof/>
                <w:webHidden/>
              </w:rPr>
              <w:t>29</w:t>
            </w:r>
            <w:r w:rsidR="00A60421">
              <w:rPr>
                <w:noProof/>
                <w:webHidden/>
              </w:rPr>
              <w:fldChar w:fldCharType="end"/>
            </w:r>
          </w:hyperlink>
        </w:p>
        <w:p w14:paraId="15E08587"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77" w:history="1">
            <w:r w:rsidR="00A60421" w:rsidRPr="002B3714">
              <w:rPr>
                <w:rStyle w:val="Hyperlink"/>
                <w:noProof/>
              </w:rPr>
              <w:t>6.1.1.</w:t>
            </w:r>
            <w:r w:rsidR="00A60421">
              <w:rPr>
                <w:rFonts w:asciiTheme="minorHAnsi" w:eastAsiaTheme="minorEastAsia" w:hAnsiTheme="minorHAnsi"/>
                <w:noProof/>
                <w:sz w:val="22"/>
                <w:lang w:eastAsia="en-CA"/>
              </w:rPr>
              <w:tab/>
            </w:r>
            <w:r w:rsidR="00A60421" w:rsidRPr="002B3714">
              <w:rPr>
                <w:rStyle w:val="Hyperlink"/>
                <w:noProof/>
              </w:rPr>
              <w:t>Loading the Astah GSN model into Epsilon</w:t>
            </w:r>
            <w:r w:rsidR="00A60421">
              <w:rPr>
                <w:noProof/>
                <w:webHidden/>
              </w:rPr>
              <w:tab/>
            </w:r>
            <w:r w:rsidR="00A60421">
              <w:rPr>
                <w:noProof/>
                <w:webHidden/>
              </w:rPr>
              <w:fldChar w:fldCharType="begin"/>
            </w:r>
            <w:r w:rsidR="00A60421">
              <w:rPr>
                <w:noProof/>
                <w:webHidden/>
              </w:rPr>
              <w:instrText xml:space="preserve"> PAGEREF _Toc45724077 \h </w:instrText>
            </w:r>
            <w:r w:rsidR="00A60421">
              <w:rPr>
                <w:noProof/>
                <w:webHidden/>
              </w:rPr>
            </w:r>
            <w:r w:rsidR="00A60421">
              <w:rPr>
                <w:noProof/>
                <w:webHidden/>
              </w:rPr>
              <w:fldChar w:fldCharType="separate"/>
            </w:r>
            <w:r w:rsidR="006D2DD3">
              <w:rPr>
                <w:noProof/>
                <w:webHidden/>
              </w:rPr>
              <w:t>29</w:t>
            </w:r>
            <w:r w:rsidR="00A60421">
              <w:rPr>
                <w:noProof/>
                <w:webHidden/>
              </w:rPr>
              <w:fldChar w:fldCharType="end"/>
            </w:r>
          </w:hyperlink>
        </w:p>
        <w:p w14:paraId="616F5326"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78" w:history="1">
            <w:r w:rsidR="00A60421" w:rsidRPr="002B3714">
              <w:rPr>
                <w:rStyle w:val="Hyperlink"/>
                <w:noProof/>
              </w:rPr>
              <w:t>6.1.2.</w:t>
            </w:r>
            <w:r w:rsidR="00A60421">
              <w:rPr>
                <w:rFonts w:asciiTheme="minorHAnsi" w:eastAsiaTheme="minorEastAsia" w:hAnsiTheme="minorHAnsi"/>
                <w:noProof/>
                <w:sz w:val="22"/>
                <w:lang w:eastAsia="en-CA"/>
              </w:rPr>
              <w:tab/>
            </w:r>
            <w:r w:rsidR="00A60421" w:rsidRPr="002B3714">
              <w:rPr>
                <w:rStyle w:val="Hyperlink"/>
                <w:noProof/>
              </w:rPr>
              <w:t>Reading/accessing GSN models with EOL</w:t>
            </w:r>
            <w:r w:rsidR="00A60421">
              <w:rPr>
                <w:noProof/>
                <w:webHidden/>
              </w:rPr>
              <w:tab/>
            </w:r>
            <w:r w:rsidR="00A60421">
              <w:rPr>
                <w:noProof/>
                <w:webHidden/>
              </w:rPr>
              <w:fldChar w:fldCharType="begin"/>
            </w:r>
            <w:r w:rsidR="00A60421">
              <w:rPr>
                <w:noProof/>
                <w:webHidden/>
              </w:rPr>
              <w:instrText xml:space="preserve"> PAGEREF _Toc45724078 \h </w:instrText>
            </w:r>
            <w:r w:rsidR="00A60421">
              <w:rPr>
                <w:noProof/>
                <w:webHidden/>
              </w:rPr>
            </w:r>
            <w:r w:rsidR="00A60421">
              <w:rPr>
                <w:noProof/>
                <w:webHidden/>
              </w:rPr>
              <w:fldChar w:fldCharType="separate"/>
            </w:r>
            <w:r w:rsidR="006D2DD3">
              <w:rPr>
                <w:noProof/>
                <w:webHidden/>
              </w:rPr>
              <w:t>32</w:t>
            </w:r>
            <w:r w:rsidR="00A60421">
              <w:rPr>
                <w:noProof/>
                <w:webHidden/>
              </w:rPr>
              <w:fldChar w:fldCharType="end"/>
            </w:r>
          </w:hyperlink>
        </w:p>
        <w:p w14:paraId="06D5C11C"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79" w:history="1">
            <w:r w:rsidR="00A60421" w:rsidRPr="002B3714">
              <w:rPr>
                <w:rStyle w:val="Hyperlink"/>
                <w:noProof/>
              </w:rPr>
              <w:t>6.1.3.</w:t>
            </w:r>
            <w:r w:rsidR="00A60421">
              <w:rPr>
                <w:rFonts w:asciiTheme="minorHAnsi" w:eastAsiaTheme="minorEastAsia" w:hAnsiTheme="minorHAnsi"/>
                <w:noProof/>
                <w:sz w:val="22"/>
                <w:lang w:eastAsia="en-CA"/>
              </w:rPr>
              <w:tab/>
            </w:r>
            <w:r w:rsidR="00A60421" w:rsidRPr="002B3714">
              <w:rPr>
                <w:rStyle w:val="Hyperlink"/>
                <w:noProof/>
              </w:rPr>
              <w:t>Updating GSN models with EOL</w:t>
            </w:r>
            <w:r w:rsidR="00A60421">
              <w:rPr>
                <w:noProof/>
                <w:webHidden/>
              </w:rPr>
              <w:tab/>
            </w:r>
            <w:r w:rsidR="00A60421">
              <w:rPr>
                <w:noProof/>
                <w:webHidden/>
              </w:rPr>
              <w:fldChar w:fldCharType="begin"/>
            </w:r>
            <w:r w:rsidR="00A60421">
              <w:rPr>
                <w:noProof/>
                <w:webHidden/>
              </w:rPr>
              <w:instrText xml:space="preserve"> PAGEREF _Toc45724079 \h </w:instrText>
            </w:r>
            <w:r w:rsidR="00A60421">
              <w:rPr>
                <w:noProof/>
                <w:webHidden/>
              </w:rPr>
            </w:r>
            <w:r w:rsidR="00A60421">
              <w:rPr>
                <w:noProof/>
                <w:webHidden/>
              </w:rPr>
              <w:fldChar w:fldCharType="separate"/>
            </w:r>
            <w:r w:rsidR="006D2DD3">
              <w:rPr>
                <w:noProof/>
                <w:webHidden/>
              </w:rPr>
              <w:t>33</w:t>
            </w:r>
            <w:r w:rsidR="00A60421">
              <w:rPr>
                <w:noProof/>
                <w:webHidden/>
              </w:rPr>
              <w:fldChar w:fldCharType="end"/>
            </w:r>
          </w:hyperlink>
        </w:p>
        <w:p w14:paraId="515DFCA7"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0" w:history="1">
            <w:r w:rsidR="00A60421" w:rsidRPr="002B3714">
              <w:rPr>
                <w:rStyle w:val="Hyperlink"/>
                <w:noProof/>
              </w:rPr>
              <w:t>6.1.4.</w:t>
            </w:r>
            <w:r w:rsidR="00A60421">
              <w:rPr>
                <w:rFonts w:asciiTheme="minorHAnsi" w:eastAsiaTheme="minorEastAsia" w:hAnsiTheme="minorHAnsi"/>
                <w:noProof/>
                <w:sz w:val="22"/>
                <w:lang w:eastAsia="en-CA"/>
              </w:rPr>
              <w:tab/>
            </w:r>
            <w:r w:rsidR="00A60421" w:rsidRPr="002B3714">
              <w:rPr>
                <w:rStyle w:val="Hyperlink"/>
                <w:noProof/>
              </w:rPr>
              <w:t>Creating new elements in GSN model with EOL</w:t>
            </w:r>
            <w:r w:rsidR="00A60421">
              <w:rPr>
                <w:noProof/>
                <w:webHidden/>
              </w:rPr>
              <w:tab/>
            </w:r>
            <w:r w:rsidR="00A60421">
              <w:rPr>
                <w:noProof/>
                <w:webHidden/>
              </w:rPr>
              <w:fldChar w:fldCharType="begin"/>
            </w:r>
            <w:r w:rsidR="00A60421">
              <w:rPr>
                <w:noProof/>
                <w:webHidden/>
              </w:rPr>
              <w:instrText xml:space="preserve"> PAGEREF _Toc45724080 \h </w:instrText>
            </w:r>
            <w:r w:rsidR="00A60421">
              <w:rPr>
                <w:noProof/>
                <w:webHidden/>
              </w:rPr>
            </w:r>
            <w:r w:rsidR="00A60421">
              <w:rPr>
                <w:noProof/>
                <w:webHidden/>
              </w:rPr>
              <w:fldChar w:fldCharType="separate"/>
            </w:r>
            <w:r w:rsidR="006D2DD3">
              <w:rPr>
                <w:noProof/>
                <w:webHidden/>
              </w:rPr>
              <w:t>34</w:t>
            </w:r>
            <w:r w:rsidR="00A60421">
              <w:rPr>
                <w:noProof/>
                <w:webHidden/>
              </w:rPr>
              <w:fldChar w:fldCharType="end"/>
            </w:r>
          </w:hyperlink>
        </w:p>
        <w:p w14:paraId="1DB27653"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1" w:history="1">
            <w:r w:rsidR="00A60421" w:rsidRPr="002B3714">
              <w:rPr>
                <w:rStyle w:val="Hyperlink"/>
                <w:noProof/>
              </w:rPr>
              <w:t>6.1.5.</w:t>
            </w:r>
            <w:r w:rsidR="00A60421">
              <w:rPr>
                <w:rFonts w:asciiTheme="minorHAnsi" w:eastAsiaTheme="minorEastAsia" w:hAnsiTheme="minorHAnsi"/>
                <w:noProof/>
                <w:sz w:val="22"/>
                <w:lang w:eastAsia="en-CA"/>
              </w:rPr>
              <w:tab/>
            </w:r>
            <w:r w:rsidR="00A60421" w:rsidRPr="002B3714">
              <w:rPr>
                <w:rStyle w:val="Hyperlink"/>
                <w:noProof/>
              </w:rPr>
              <w:t>Deleting elements in GSN model with EOL</w:t>
            </w:r>
            <w:r w:rsidR="00A60421">
              <w:rPr>
                <w:noProof/>
                <w:webHidden/>
              </w:rPr>
              <w:tab/>
            </w:r>
            <w:r w:rsidR="00A60421">
              <w:rPr>
                <w:noProof/>
                <w:webHidden/>
              </w:rPr>
              <w:fldChar w:fldCharType="begin"/>
            </w:r>
            <w:r w:rsidR="00A60421">
              <w:rPr>
                <w:noProof/>
                <w:webHidden/>
              </w:rPr>
              <w:instrText xml:space="preserve"> PAGEREF _Toc45724081 \h </w:instrText>
            </w:r>
            <w:r w:rsidR="00A60421">
              <w:rPr>
                <w:noProof/>
                <w:webHidden/>
              </w:rPr>
            </w:r>
            <w:r w:rsidR="00A60421">
              <w:rPr>
                <w:noProof/>
                <w:webHidden/>
              </w:rPr>
              <w:fldChar w:fldCharType="separate"/>
            </w:r>
            <w:r w:rsidR="006D2DD3">
              <w:rPr>
                <w:noProof/>
                <w:webHidden/>
              </w:rPr>
              <w:t>35</w:t>
            </w:r>
            <w:r w:rsidR="00A60421">
              <w:rPr>
                <w:noProof/>
                <w:webHidden/>
              </w:rPr>
              <w:fldChar w:fldCharType="end"/>
            </w:r>
          </w:hyperlink>
        </w:p>
        <w:p w14:paraId="627217F4"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2" w:history="1">
            <w:r w:rsidR="00A60421" w:rsidRPr="002B3714">
              <w:rPr>
                <w:rStyle w:val="Hyperlink"/>
                <w:noProof/>
              </w:rPr>
              <w:t>6.1.6.</w:t>
            </w:r>
            <w:r w:rsidR="00A60421">
              <w:rPr>
                <w:rFonts w:asciiTheme="minorHAnsi" w:eastAsiaTheme="minorEastAsia" w:hAnsiTheme="minorHAnsi"/>
                <w:noProof/>
                <w:sz w:val="22"/>
                <w:lang w:eastAsia="en-CA"/>
              </w:rPr>
              <w:tab/>
            </w:r>
            <w:r w:rsidR="00A60421" w:rsidRPr="002B3714">
              <w:rPr>
                <w:rStyle w:val="Hyperlink"/>
                <w:noProof/>
              </w:rPr>
              <w:t>Epsilon Validation Language (EVL) usage</w:t>
            </w:r>
            <w:r w:rsidR="00A60421">
              <w:rPr>
                <w:noProof/>
                <w:webHidden/>
              </w:rPr>
              <w:tab/>
            </w:r>
            <w:r w:rsidR="00A60421">
              <w:rPr>
                <w:noProof/>
                <w:webHidden/>
              </w:rPr>
              <w:fldChar w:fldCharType="begin"/>
            </w:r>
            <w:r w:rsidR="00A60421">
              <w:rPr>
                <w:noProof/>
                <w:webHidden/>
              </w:rPr>
              <w:instrText xml:space="preserve"> PAGEREF _Toc45724082 \h </w:instrText>
            </w:r>
            <w:r w:rsidR="00A60421">
              <w:rPr>
                <w:noProof/>
                <w:webHidden/>
              </w:rPr>
            </w:r>
            <w:r w:rsidR="00A60421">
              <w:rPr>
                <w:noProof/>
                <w:webHidden/>
              </w:rPr>
              <w:fldChar w:fldCharType="separate"/>
            </w:r>
            <w:r w:rsidR="006D2DD3">
              <w:rPr>
                <w:noProof/>
                <w:webHidden/>
              </w:rPr>
              <w:t>35</w:t>
            </w:r>
            <w:r w:rsidR="00A60421">
              <w:rPr>
                <w:noProof/>
                <w:webHidden/>
              </w:rPr>
              <w:fldChar w:fldCharType="end"/>
            </w:r>
          </w:hyperlink>
        </w:p>
        <w:p w14:paraId="4E0DE89F"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3" w:history="1">
            <w:r w:rsidR="00A60421" w:rsidRPr="002B3714">
              <w:rPr>
                <w:rStyle w:val="Hyperlink"/>
                <w:noProof/>
              </w:rPr>
              <w:t>6.1.7.</w:t>
            </w:r>
            <w:r w:rsidR="00A60421">
              <w:rPr>
                <w:rFonts w:asciiTheme="minorHAnsi" w:eastAsiaTheme="minorEastAsia" w:hAnsiTheme="minorHAnsi"/>
                <w:noProof/>
                <w:sz w:val="22"/>
                <w:lang w:eastAsia="en-CA"/>
              </w:rPr>
              <w:tab/>
            </w:r>
            <w:r w:rsidR="00A60421" w:rsidRPr="002B3714">
              <w:rPr>
                <w:rStyle w:val="Hyperlink"/>
                <w:noProof/>
              </w:rPr>
              <w:t>Epsilon Code Generation Language (EGL) usage</w:t>
            </w:r>
            <w:r w:rsidR="00A60421">
              <w:rPr>
                <w:noProof/>
                <w:webHidden/>
              </w:rPr>
              <w:tab/>
            </w:r>
            <w:r w:rsidR="00A60421">
              <w:rPr>
                <w:noProof/>
                <w:webHidden/>
              </w:rPr>
              <w:fldChar w:fldCharType="begin"/>
            </w:r>
            <w:r w:rsidR="00A60421">
              <w:rPr>
                <w:noProof/>
                <w:webHidden/>
              </w:rPr>
              <w:instrText xml:space="preserve"> PAGEREF _Toc45724083 \h </w:instrText>
            </w:r>
            <w:r w:rsidR="00A60421">
              <w:rPr>
                <w:noProof/>
                <w:webHidden/>
              </w:rPr>
            </w:r>
            <w:r w:rsidR="00A60421">
              <w:rPr>
                <w:noProof/>
                <w:webHidden/>
              </w:rPr>
              <w:fldChar w:fldCharType="separate"/>
            </w:r>
            <w:r w:rsidR="006D2DD3">
              <w:rPr>
                <w:noProof/>
                <w:webHidden/>
              </w:rPr>
              <w:t>36</w:t>
            </w:r>
            <w:r w:rsidR="00A60421">
              <w:rPr>
                <w:noProof/>
                <w:webHidden/>
              </w:rPr>
              <w:fldChar w:fldCharType="end"/>
            </w:r>
          </w:hyperlink>
        </w:p>
        <w:p w14:paraId="06A1F4B5"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4" w:history="1">
            <w:r w:rsidR="00A60421" w:rsidRPr="002B3714">
              <w:rPr>
                <w:rStyle w:val="Hyperlink"/>
                <w:noProof/>
              </w:rPr>
              <w:t>6.1.8.</w:t>
            </w:r>
            <w:r w:rsidR="00A60421">
              <w:rPr>
                <w:rFonts w:asciiTheme="minorHAnsi" w:eastAsiaTheme="minorEastAsia" w:hAnsiTheme="minorHAnsi"/>
                <w:noProof/>
                <w:sz w:val="22"/>
                <w:lang w:eastAsia="en-CA"/>
              </w:rPr>
              <w:tab/>
            </w:r>
            <w:r w:rsidR="00A60421" w:rsidRPr="002B3714">
              <w:rPr>
                <w:rStyle w:val="Hyperlink"/>
                <w:noProof/>
              </w:rPr>
              <w:t>Epsilon Transformation Language (ETL) usage</w:t>
            </w:r>
            <w:r w:rsidR="00A60421">
              <w:rPr>
                <w:noProof/>
                <w:webHidden/>
              </w:rPr>
              <w:tab/>
            </w:r>
            <w:r w:rsidR="00A60421">
              <w:rPr>
                <w:noProof/>
                <w:webHidden/>
              </w:rPr>
              <w:fldChar w:fldCharType="begin"/>
            </w:r>
            <w:r w:rsidR="00A60421">
              <w:rPr>
                <w:noProof/>
                <w:webHidden/>
              </w:rPr>
              <w:instrText xml:space="preserve"> PAGEREF _Toc45724084 \h </w:instrText>
            </w:r>
            <w:r w:rsidR="00A60421">
              <w:rPr>
                <w:noProof/>
                <w:webHidden/>
              </w:rPr>
            </w:r>
            <w:r w:rsidR="00A60421">
              <w:rPr>
                <w:noProof/>
                <w:webHidden/>
              </w:rPr>
              <w:fldChar w:fldCharType="separate"/>
            </w:r>
            <w:r w:rsidR="006D2DD3">
              <w:rPr>
                <w:noProof/>
                <w:webHidden/>
              </w:rPr>
              <w:t>37</w:t>
            </w:r>
            <w:r w:rsidR="00A60421">
              <w:rPr>
                <w:noProof/>
                <w:webHidden/>
              </w:rPr>
              <w:fldChar w:fldCharType="end"/>
            </w:r>
          </w:hyperlink>
        </w:p>
        <w:p w14:paraId="0E35682C"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85" w:history="1">
            <w:r w:rsidR="00A60421" w:rsidRPr="002B3714">
              <w:rPr>
                <w:rStyle w:val="Hyperlink"/>
                <w:noProof/>
              </w:rPr>
              <w:t>6.2.</w:t>
            </w:r>
            <w:r w:rsidR="00A60421">
              <w:rPr>
                <w:rFonts w:asciiTheme="minorHAnsi" w:eastAsiaTheme="minorEastAsia" w:hAnsiTheme="minorHAnsi"/>
                <w:noProof/>
                <w:sz w:val="22"/>
                <w:lang w:eastAsia="en-CA"/>
              </w:rPr>
              <w:tab/>
            </w:r>
            <w:r w:rsidR="00A60421" w:rsidRPr="002B3714">
              <w:rPr>
                <w:rStyle w:val="Hyperlink"/>
                <w:noProof/>
              </w:rPr>
              <w:t>GSN Model Examples with Epsilon</w:t>
            </w:r>
            <w:r w:rsidR="00A60421">
              <w:rPr>
                <w:noProof/>
                <w:webHidden/>
              </w:rPr>
              <w:tab/>
            </w:r>
            <w:r w:rsidR="00A60421">
              <w:rPr>
                <w:noProof/>
                <w:webHidden/>
              </w:rPr>
              <w:fldChar w:fldCharType="begin"/>
            </w:r>
            <w:r w:rsidR="00A60421">
              <w:rPr>
                <w:noProof/>
                <w:webHidden/>
              </w:rPr>
              <w:instrText xml:space="preserve"> PAGEREF _Toc45724085 \h </w:instrText>
            </w:r>
            <w:r w:rsidR="00A60421">
              <w:rPr>
                <w:noProof/>
                <w:webHidden/>
              </w:rPr>
            </w:r>
            <w:r w:rsidR="00A60421">
              <w:rPr>
                <w:noProof/>
                <w:webHidden/>
              </w:rPr>
              <w:fldChar w:fldCharType="separate"/>
            </w:r>
            <w:r w:rsidR="006D2DD3">
              <w:rPr>
                <w:noProof/>
                <w:webHidden/>
              </w:rPr>
              <w:t>37</w:t>
            </w:r>
            <w:r w:rsidR="00A60421">
              <w:rPr>
                <w:noProof/>
                <w:webHidden/>
              </w:rPr>
              <w:fldChar w:fldCharType="end"/>
            </w:r>
          </w:hyperlink>
        </w:p>
        <w:p w14:paraId="31EA1E1A"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6" w:history="1">
            <w:r w:rsidR="00A60421" w:rsidRPr="002B3714">
              <w:rPr>
                <w:rStyle w:val="Hyperlink"/>
                <w:noProof/>
              </w:rPr>
              <w:t>6.2.1.</w:t>
            </w:r>
            <w:r w:rsidR="00A60421">
              <w:rPr>
                <w:rFonts w:asciiTheme="minorHAnsi" w:eastAsiaTheme="minorEastAsia" w:hAnsiTheme="minorHAnsi"/>
                <w:noProof/>
                <w:sz w:val="22"/>
                <w:lang w:eastAsia="en-CA"/>
              </w:rPr>
              <w:tab/>
            </w:r>
            <w:r w:rsidR="00A60421" w:rsidRPr="002B3714">
              <w:rPr>
                <w:rStyle w:val="Hyperlink"/>
                <w:noProof/>
              </w:rPr>
              <w:t>GSN Community Standard Model</w:t>
            </w:r>
            <w:r w:rsidR="00A60421">
              <w:rPr>
                <w:noProof/>
                <w:webHidden/>
              </w:rPr>
              <w:tab/>
            </w:r>
            <w:r w:rsidR="00A60421">
              <w:rPr>
                <w:noProof/>
                <w:webHidden/>
              </w:rPr>
              <w:fldChar w:fldCharType="begin"/>
            </w:r>
            <w:r w:rsidR="00A60421">
              <w:rPr>
                <w:noProof/>
                <w:webHidden/>
              </w:rPr>
              <w:instrText xml:space="preserve"> PAGEREF _Toc45724086 \h </w:instrText>
            </w:r>
            <w:r w:rsidR="00A60421">
              <w:rPr>
                <w:noProof/>
                <w:webHidden/>
              </w:rPr>
            </w:r>
            <w:r w:rsidR="00A60421">
              <w:rPr>
                <w:noProof/>
                <w:webHidden/>
              </w:rPr>
              <w:fldChar w:fldCharType="separate"/>
            </w:r>
            <w:r w:rsidR="006D2DD3">
              <w:rPr>
                <w:noProof/>
                <w:webHidden/>
              </w:rPr>
              <w:t>38</w:t>
            </w:r>
            <w:r w:rsidR="00A60421">
              <w:rPr>
                <w:noProof/>
                <w:webHidden/>
              </w:rPr>
              <w:fldChar w:fldCharType="end"/>
            </w:r>
          </w:hyperlink>
        </w:p>
        <w:p w14:paraId="7D91952C" w14:textId="77777777" w:rsidR="00A60421" w:rsidRDefault="009A7917">
          <w:pPr>
            <w:pStyle w:val="TOC3"/>
            <w:tabs>
              <w:tab w:val="left" w:pos="1320"/>
              <w:tab w:val="right" w:leader="dot" w:pos="9396"/>
            </w:tabs>
            <w:rPr>
              <w:rFonts w:asciiTheme="minorHAnsi" w:eastAsiaTheme="minorEastAsia" w:hAnsiTheme="minorHAnsi"/>
              <w:noProof/>
              <w:sz w:val="22"/>
              <w:lang w:eastAsia="en-CA"/>
            </w:rPr>
          </w:pPr>
          <w:hyperlink w:anchor="_Toc45724087" w:history="1">
            <w:r w:rsidR="00A60421" w:rsidRPr="002B3714">
              <w:rPr>
                <w:rStyle w:val="Hyperlink"/>
                <w:noProof/>
              </w:rPr>
              <w:t>6.2.2.</w:t>
            </w:r>
            <w:r w:rsidR="00A60421">
              <w:rPr>
                <w:rFonts w:asciiTheme="minorHAnsi" w:eastAsiaTheme="minorEastAsia" w:hAnsiTheme="minorHAnsi"/>
                <w:noProof/>
                <w:sz w:val="22"/>
                <w:lang w:eastAsia="en-CA"/>
              </w:rPr>
              <w:tab/>
            </w:r>
            <w:r w:rsidR="00A60421" w:rsidRPr="002B3714">
              <w:rPr>
                <w:rStyle w:val="Hyperlink"/>
                <w:noProof/>
              </w:rPr>
              <w:t>Coffee Cup Safety Standards GSN Model</w:t>
            </w:r>
            <w:r w:rsidR="00A60421">
              <w:rPr>
                <w:noProof/>
                <w:webHidden/>
              </w:rPr>
              <w:tab/>
            </w:r>
            <w:r w:rsidR="00A60421">
              <w:rPr>
                <w:noProof/>
                <w:webHidden/>
              </w:rPr>
              <w:fldChar w:fldCharType="begin"/>
            </w:r>
            <w:r w:rsidR="00A60421">
              <w:rPr>
                <w:noProof/>
                <w:webHidden/>
              </w:rPr>
              <w:instrText xml:space="preserve"> PAGEREF _Toc45724087 \h </w:instrText>
            </w:r>
            <w:r w:rsidR="00A60421">
              <w:rPr>
                <w:noProof/>
                <w:webHidden/>
              </w:rPr>
            </w:r>
            <w:r w:rsidR="00A60421">
              <w:rPr>
                <w:noProof/>
                <w:webHidden/>
              </w:rPr>
              <w:fldChar w:fldCharType="separate"/>
            </w:r>
            <w:r w:rsidR="006D2DD3">
              <w:rPr>
                <w:noProof/>
                <w:webHidden/>
              </w:rPr>
              <w:t>45</w:t>
            </w:r>
            <w:r w:rsidR="00A60421">
              <w:rPr>
                <w:noProof/>
                <w:webHidden/>
              </w:rPr>
              <w:fldChar w:fldCharType="end"/>
            </w:r>
          </w:hyperlink>
        </w:p>
        <w:p w14:paraId="5514AEFF"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88" w:history="1">
            <w:r w:rsidR="00A60421" w:rsidRPr="002B3714">
              <w:rPr>
                <w:rStyle w:val="Hyperlink"/>
                <w:noProof/>
              </w:rPr>
              <w:t>7.</w:t>
            </w:r>
            <w:r w:rsidR="00A60421">
              <w:rPr>
                <w:rFonts w:asciiTheme="minorHAnsi" w:eastAsiaTheme="minorEastAsia" w:hAnsiTheme="minorHAnsi"/>
                <w:noProof/>
                <w:sz w:val="22"/>
                <w:lang w:eastAsia="en-CA"/>
              </w:rPr>
              <w:tab/>
            </w:r>
            <w:r w:rsidR="00A60421" w:rsidRPr="002B3714">
              <w:rPr>
                <w:rStyle w:val="Hyperlink"/>
                <w:noProof/>
              </w:rPr>
              <w:t>CONCLUSION</w:t>
            </w:r>
            <w:r w:rsidR="00A60421">
              <w:rPr>
                <w:noProof/>
                <w:webHidden/>
              </w:rPr>
              <w:tab/>
            </w:r>
            <w:r w:rsidR="00A60421">
              <w:rPr>
                <w:noProof/>
                <w:webHidden/>
              </w:rPr>
              <w:fldChar w:fldCharType="begin"/>
            </w:r>
            <w:r w:rsidR="00A60421">
              <w:rPr>
                <w:noProof/>
                <w:webHidden/>
              </w:rPr>
              <w:instrText xml:space="preserve"> PAGEREF _Toc45724088 \h </w:instrText>
            </w:r>
            <w:r w:rsidR="00A60421">
              <w:rPr>
                <w:noProof/>
                <w:webHidden/>
              </w:rPr>
            </w:r>
            <w:r w:rsidR="00A60421">
              <w:rPr>
                <w:noProof/>
                <w:webHidden/>
              </w:rPr>
              <w:fldChar w:fldCharType="separate"/>
            </w:r>
            <w:r w:rsidR="006D2DD3">
              <w:rPr>
                <w:noProof/>
                <w:webHidden/>
              </w:rPr>
              <w:t>50</w:t>
            </w:r>
            <w:r w:rsidR="00A60421">
              <w:rPr>
                <w:noProof/>
                <w:webHidden/>
              </w:rPr>
              <w:fldChar w:fldCharType="end"/>
            </w:r>
          </w:hyperlink>
        </w:p>
        <w:p w14:paraId="158A49C7" w14:textId="77777777" w:rsidR="00A60421" w:rsidRDefault="009A7917">
          <w:pPr>
            <w:pStyle w:val="TOC2"/>
            <w:tabs>
              <w:tab w:val="left" w:pos="880"/>
              <w:tab w:val="right" w:leader="dot" w:pos="9396"/>
            </w:tabs>
            <w:rPr>
              <w:rFonts w:asciiTheme="minorHAnsi" w:eastAsiaTheme="minorEastAsia" w:hAnsiTheme="minorHAnsi"/>
              <w:noProof/>
              <w:sz w:val="22"/>
              <w:lang w:eastAsia="en-CA"/>
            </w:rPr>
          </w:pPr>
          <w:hyperlink w:anchor="_Toc45724089" w:history="1">
            <w:r w:rsidR="00A60421" w:rsidRPr="002B3714">
              <w:rPr>
                <w:rStyle w:val="Hyperlink"/>
                <w:noProof/>
              </w:rPr>
              <w:t>7.1.</w:t>
            </w:r>
            <w:r w:rsidR="00A60421">
              <w:rPr>
                <w:rFonts w:asciiTheme="minorHAnsi" w:eastAsiaTheme="minorEastAsia" w:hAnsiTheme="minorHAnsi"/>
                <w:noProof/>
                <w:sz w:val="22"/>
                <w:lang w:eastAsia="en-CA"/>
              </w:rPr>
              <w:tab/>
            </w:r>
            <w:r w:rsidR="00A60421" w:rsidRPr="002B3714">
              <w:rPr>
                <w:rStyle w:val="Hyperlink"/>
                <w:noProof/>
              </w:rPr>
              <w:t>Future Work</w:t>
            </w:r>
            <w:r w:rsidR="00A60421">
              <w:rPr>
                <w:noProof/>
                <w:webHidden/>
              </w:rPr>
              <w:tab/>
            </w:r>
            <w:r w:rsidR="00A60421">
              <w:rPr>
                <w:noProof/>
                <w:webHidden/>
              </w:rPr>
              <w:fldChar w:fldCharType="begin"/>
            </w:r>
            <w:r w:rsidR="00A60421">
              <w:rPr>
                <w:noProof/>
                <w:webHidden/>
              </w:rPr>
              <w:instrText xml:space="preserve"> PAGEREF _Toc45724089 \h </w:instrText>
            </w:r>
            <w:r w:rsidR="00A60421">
              <w:rPr>
                <w:noProof/>
                <w:webHidden/>
              </w:rPr>
            </w:r>
            <w:r w:rsidR="00A60421">
              <w:rPr>
                <w:noProof/>
                <w:webHidden/>
              </w:rPr>
              <w:fldChar w:fldCharType="separate"/>
            </w:r>
            <w:r w:rsidR="006D2DD3">
              <w:rPr>
                <w:noProof/>
                <w:webHidden/>
              </w:rPr>
              <w:t>50</w:t>
            </w:r>
            <w:r w:rsidR="00A60421">
              <w:rPr>
                <w:noProof/>
                <w:webHidden/>
              </w:rPr>
              <w:fldChar w:fldCharType="end"/>
            </w:r>
          </w:hyperlink>
        </w:p>
        <w:p w14:paraId="753D024D" w14:textId="77777777" w:rsidR="00A60421" w:rsidRDefault="009A7917">
          <w:pPr>
            <w:pStyle w:val="TOC1"/>
            <w:tabs>
              <w:tab w:val="left" w:pos="480"/>
              <w:tab w:val="right" w:leader="dot" w:pos="9396"/>
            </w:tabs>
            <w:rPr>
              <w:rFonts w:asciiTheme="minorHAnsi" w:eastAsiaTheme="minorEastAsia" w:hAnsiTheme="minorHAnsi"/>
              <w:noProof/>
              <w:sz w:val="22"/>
              <w:lang w:eastAsia="en-CA"/>
            </w:rPr>
          </w:pPr>
          <w:hyperlink w:anchor="_Toc45724090" w:history="1">
            <w:r w:rsidR="00A60421" w:rsidRPr="002B3714">
              <w:rPr>
                <w:rStyle w:val="Hyperlink"/>
                <w:noProof/>
              </w:rPr>
              <w:t>A.</w:t>
            </w:r>
            <w:r w:rsidR="00A60421">
              <w:rPr>
                <w:rFonts w:asciiTheme="minorHAnsi" w:eastAsiaTheme="minorEastAsia" w:hAnsiTheme="minorHAnsi"/>
                <w:noProof/>
                <w:sz w:val="22"/>
                <w:lang w:eastAsia="en-CA"/>
              </w:rPr>
              <w:tab/>
            </w:r>
            <w:r w:rsidR="00A60421" w:rsidRPr="002B3714">
              <w:rPr>
                <w:rStyle w:val="Hyperlink"/>
                <w:noProof/>
              </w:rPr>
              <w:t>REFERENCES</w:t>
            </w:r>
            <w:r w:rsidR="00A60421">
              <w:rPr>
                <w:noProof/>
                <w:webHidden/>
              </w:rPr>
              <w:tab/>
            </w:r>
            <w:r w:rsidR="00A60421">
              <w:rPr>
                <w:noProof/>
                <w:webHidden/>
              </w:rPr>
              <w:fldChar w:fldCharType="begin"/>
            </w:r>
            <w:r w:rsidR="00A60421">
              <w:rPr>
                <w:noProof/>
                <w:webHidden/>
              </w:rPr>
              <w:instrText xml:space="preserve"> PAGEREF _Toc45724090 \h </w:instrText>
            </w:r>
            <w:r w:rsidR="00A60421">
              <w:rPr>
                <w:noProof/>
                <w:webHidden/>
              </w:rPr>
            </w:r>
            <w:r w:rsidR="00A60421">
              <w:rPr>
                <w:noProof/>
                <w:webHidden/>
              </w:rPr>
              <w:fldChar w:fldCharType="separate"/>
            </w:r>
            <w:r w:rsidR="006D2DD3">
              <w:rPr>
                <w:noProof/>
                <w:webHidden/>
              </w:rPr>
              <w:t>51</w:t>
            </w:r>
            <w:r w:rsidR="00A60421">
              <w:rPr>
                <w:noProof/>
                <w:webHidden/>
              </w:rPr>
              <w:fldChar w:fldCharType="end"/>
            </w:r>
          </w:hyperlink>
        </w:p>
        <w:p w14:paraId="408E27DA" w14:textId="77777777" w:rsidR="009D29C5" w:rsidRPr="009D29C5" w:rsidRDefault="001D51A1" w:rsidP="0059724E">
          <w:r w:rsidRPr="00A225A6">
            <w:rPr>
              <w:rFonts w:ascii="Palatino Linotype" w:hAnsi="Palatino Linotype" w:cs="Times New Roman"/>
              <w:b/>
              <w:bCs/>
            </w:rPr>
            <w:fldChar w:fldCharType="end"/>
          </w:r>
        </w:p>
      </w:sdtContent>
    </w:sdt>
    <w:p w14:paraId="289BB4FB" w14:textId="77777777" w:rsidR="00A225A6" w:rsidRPr="00DD570A" w:rsidRDefault="00A225A6" w:rsidP="00DD570A">
      <w:pPr>
        <w:jc w:val="left"/>
        <w:rPr>
          <w:rFonts w:eastAsiaTheme="majorEastAsia" w:cstheme="majorBidi"/>
          <w:b/>
          <w:sz w:val="60"/>
          <w:szCs w:val="60"/>
        </w:rPr>
      </w:pPr>
      <w:r>
        <w:br w:type="page"/>
      </w:r>
    </w:p>
    <w:p w14:paraId="787AD267" w14:textId="77777777" w:rsidR="008211CA" w:rsidRDefault="001D51A1" w:rsidP="00204182">
      <w:pPr>
        <w:pStyle w:val="Heading1"/>
        <w:numPr>
          <w:ilvl w:val="0"/>
          <w:numId w:val="1"/>
        </w:numPr>
      </w:pPr>
      <w:bookmarkStart w:id="35" w:name="_Toc45724056"/>
      <w:r w:rsidRPr="006942C2">
        <w:lastRenderedPageBreak/>
        <w:t>INTRODUCTION</w:t>
      </w:r>
      <w:bookmarkEnd w:id="35"/>
    </w:p>
    <w:p w14:paraId="1AE6B5BA" w14:textId="77777777" w:rsidR="00C476FA" w:rsidRDefault="00C476FA" w:rsidP="00A972C7"/>
    <w:p w14:paraId="1FD6613C" w14:textId="77777777" w:rsidR="00621308" w:rsidRDefault="00616D53" w:rsidP="00A972C7">
      <w:pPr>
        <w:rPr>
          <w:ins w:id="36" w:author="Paige, Richard" w:date="2020-07-18T19:17:00Z"/>
        </w:rPr>
      </w:pPr>
      <w:r>
        <w:t>Goal Structuring Notation</w:t>
      </w:r>
      <w:ins w:id="37" w:author="Paige, Richard" w:date="2020-07-18T19:15:00Z">
        <w:r w:rsidR="00621308">
          <w:t xml:space="preserve"> (GSN)</w:t>
        </w:r>
      </w:ins>
      <w:r>
        <w:t xml:space="preserve"> is </w:t>
      </w:r>
      <w:del w:id="38" w:author="Paige, Richard" w:date="2020-07-18T19:14:00Z">
        <w:r w:rsidDel="00DB3070">
          <w:delText>gained popularity among</w:delText>
        </w:r>
      </w:del>
      <w:ins w:id="39" w:author="Paige, Richard" w:date="2020-07-18T19:14:00Z">
        <w:r w:rsidR="00DB3070">
          <w:t xml:space="preserve">a de facto standard used for </w:t>
        </w:r>
      </w:ins>
      <w:ins w:id="40" w:author="Paige, Richard" w:date="2020-07-18T19:15:00Z">
        <w:r w:rsidR="00621308">
          <w:t>specifying safety and assurance arguments.</w:t>
        </w:r>
      </w:ins>
      <w:r>
        <w:t xml:space="preserve"> </w:t>
      </w:r>
      <w:ins w:id="41" w:author="Paige, Richard" w:date="2020-07-18T19:15:00Z">
        <w:r w:rsidR="00621308">
          <w:t xml:space="preserve">The construction of a GSN model </w:t>
        </w:r>
      </w:ins>
      <w:del w:id="42" w:author="Paige, Richard" w:date="2020-07-18T19:15:00Z">
        <w:r w:rsidDel="00621308">
          <w:delText xml:space="preserve">safety-critical systems. It </w:delText>
        </w:r>
      </w:del>
      <w:r>
        <w:t xml:space="preserve">is </w:t>
      </w:r>
      <w:del w:id="43" w:author="Paige, Richard" w:date="2020-07-18T19:15:00Z">
        <w:r w:rsidDel="00621308">
          <w:delText>one of the most</w:delText>
        </w:r>
      </w:del>
      <w:ins w:id="44" w:author="Paige, Richard" w:date="2020-07-18T19:15:00Z">
        <w:r w:rsidR="00621308">
          <w:t>an</w:t>
        </w:r>
      </w:ins>
      <w:r>
        <w:t xml:space="preserve"> important ste</w:t>
      </w:r>
      <w:ins w:id="45" w:author="Paige, Richard" w:date="2020-07-18T19:15:00Z">
        <w:r w:rsidR="00621308">
          <w:t>p when preparing for a safety critical system to be certified.</w:t>
        </w:r>
      </w:ins>
      <w:del w:id="46" w:author="Paige, Richard" w:date="2020-07-18T19:15:00Z">
        <w:r w:rsidDel="00621308">
          <w:delText>ps of</w:delText>
        </w:r>
      </w:del>
      <w:r>
        <w:t xml:space="preserve"> </w:t>
      </w:r>
      <w:del w:id="47" w:author="Paige, Richard" w:date="2020-07-18T19:16:00Z">
        <w:r w:rsidDel="00621308">
          <w:delText xml:space="preserve">safety case development. </w:delText>
        </w:r>
      </w:del>
      <w:r>
        <w:t xml:space="preserve">However, with </w:t>
      </w:r>
      <w:del w:id="48" w:author="Paige, Richard" w:date="2020-07-18T19:16:00Z">
        <w:r w:rsidDel="00621308">
          <w:delText xml:space="preserve">the </w:delText>
        </w:r>
      </w:del>
      <w:r>
        <w:t>safety-critical systems getting larger and</w:t>
      </w:r>
      <w:del w:id="49" w:author="Paige, Richard" w:date="2020-07-18T19:16:00Z">
        <w:r w:rsidDel="00621308">
          <w:delText xml:space="preserve"> </w:delText>
        </w:r>
      </w:del>
      <w:ins w:id="50" w:author="Paige, Richard" w:date="2020-07-18T19:16:00Z">
        <w:r w:rsidR="00621308">
          <w:t xml:space="preserve"> larger</w:t>
        </w:r>
      </w:ins>
      <w:del w:id="51" w:author="Paige, Richard" w:date="2020-07-18T19:16:00Z">
        <w:r w:rsidDel="00621308">
          <w:delText>larger each day</w:delText>
        </w:r>
      </w:del>
      <w:r>
        <w:t xml:space="preserve">, it becomes </w:t>
      </w:r>
      <w:ins w:id="52" w:author="Paige, Richard" w:date="2020-07-18T19:16:00Z">
        <w:r w:rsidR="00621308">
          <w:t>increasingly difficult</w:t>
        </w:r>
      </w:ins>
      <w:del w:id="53" w:author="Paige, Richard" w:date="2020-07-18T19:16:00Z">
        <w:r w:rsidDel="00621308">
          <w:delText>hard</w:delText>
        </w:r>
      </w:del>
      <w:r>
        <w:t xml:space="preserve"> to manage GSN models. </w:t>
      </w:r>
      <w:ins w:id="54" w:author="Paige, Richard" w:date="2020-07-18T19:16:00Z">
        <w:r w:rsidR="00621308">
          <w:t xml:space="preserve">Automated support for managing – transforming, validating, generating documentation – GSN models would be beneficial to engineers. </w:t>
        </w:r>
      </w:ins>
    </w:p>
    <w:p w14:paraId="7E5D0B44" w14:textId="77777777" w:rsidR="00621308" w:rsidRDefault="00616D53" w:rsidP="00A972C7">
      <w:pPr>
        <w:rPr>
          <w:ins w:id="55" w:author="Paige, Richard" w:date="2020-07-18T19:18:00Z"/>
        </w:rPr>
      </w:pPr>
      <w:r>
        <w:t xml:space="preserve">Epsilon is </w:t>
      </w:r>
      <w:del w:id="56" w:author="Paige, Richard" w:date="2020-07-18T19:17:00Z">
        <w:r w:rsidDel="00621308">
          <w:delText xml:space="preserve">the </w:delText>
        </w:r>
      </w:del>
      <w:ins w:id="57" w:author="Paige, Richard" w:date="2020-07-18T19:17:00Z">
        <w:r w:rsidR="00621308">
          <w:t xml:space="preserve">an </w:t>
        </w:r>
      </w:ins>
      <w:r>
        <w:t>open-source model management platform</w:t>
      </w:r>
      <w:ins w:id="58" w:author="Paige, Richard" w:date="2020-07-18T19:17:00Z">
        <w:r w:rsidR="00621308">
          <w:t xml:space="preserve">, supporting a variety of different model management tasks, including validation and different forms of transformation. Epsilon is also applicable to many different modeling technologies (e.g., EMF, XML, spreadsheets) via its </w:t>
        </w:r>
        <w:r w:rsidR="00621308">
          <w:rPr>
            <w:i/>
            <w:iCs/>
          </w:rPr>
          <w:t xml:space="preserve">connectivity layer. </w:t>
        </w:r>
        <w:r w:rsidR="00621308">
          <w:t xml:space="preserve">More specifically, in principle Epsilon can </w:t>
        </w:r>
      </w:ins>
      <w:ins w:id="59" w:author="Paige, Richard" w:date="2020-07-18T19:18:00Z">
        <w:r w:rsidR="00621308">
          <w:t xml:space="preserve">manage any type of model but </w:t>
        </w:r>
      </w:ins>
      <w:del w:id="60" w:author="Paige, Richard" w:date="2020-07-18T19:17:00Z">
        <w:r w:rsidDel="00621308">
          <w:delText xml:space="preserve"> </w:delText>
        </w:r>
      </w:del>
      <w:del w:id="61" w:author="Paige, Richard" w:date="2020-07-18T19:18:00Z">
        <w:r w:rsidDel="00621308">
          <w:delText xml:space="preserve">for all types of models but it </w:delText>
        </w:r>
      </w:del>
      <w:r>
        <w:t xml:space="preserve">requires individual drivers for each model type. </w:t>
      </w:r>
    </w:p>
    <w:p w14:paraId="5286330D" w14:textId="77777777" w:rsidR="00A63826" w:rsidRDefault="00616D53" w:rsidP="00A972C7">
      <w:r>
        <w:t xml:space="preserve">Astah GSN is one of the most popular </w:t>
      </w:r>
      <w:ins w:id="62" w:author="Paige, Richard" w:date="2020-07-18T19:18:00Z">
        <w:r w:rsidR="00621308">
          <w:t xml:space="preserve">commercial full-featured </w:t>
        </w:r>
      </w:ins>
      <w:r>
        <w:t xml:space="preserve">GSN tools </w:t>
      </w:r>
      <w:del w:id="63" w:author="Paige, Richard" w:date="2020-07-18T19:18:00Z">
        <w:r w:rsidDel="00621308">
          <w:delText xml:space="preserve">due to its features </w:delText>
        </w:r>
      </w:del>
      <w:r>
        <w:t xml:space="preserve">but it lacks </w:t>
      </w:r>
      <w:ins w:id="64" w:author="Paige, Richard" w:date="2020-07-18T19:18:00Z">
        <w:r w:rsidR="00621308">
          <w:t xml:space="preserve">support for </w:t>
        </w:r>
      </w:ins>
      <w:r>
        <w:t>model management</w:t>
      </w:r>
      <w:del w:id="65" w:author="Paige, Richard" w:date="2020-07-18T19:18:00Z">
        <w:r w:rsidDel="00621308">
          <w:delText xml:space="preserve"> tools</w:delText>
        </w:r>
      </w:del>
      <w:r>
        <w:t xml:space="preserve">. </w:t>
      </w:r>
      <w:ins w:id="66" w:author="Paige, Richard" w:date="2020-07-18T19:18:00Z">
        <w:r w:rsidR="00621308">
          <w:t xml:space="preserve">The focus of this project, which is informally in collaboration with General Motors, is to provide </w:t>
        </w:r>
      </w:ins>
      <w:ins w:id="67" w:author="Paige, Richard" w:date="2020-07-18T19:19:00Z">
        <w:r w:rsidR="00621308">
          <w:t xml:space="preserve">Epsilon driver support for Astah GSN models. In turn, this will allow GSN models to be programmatically manipulated using Epsilon programs. </w:t>
        </w:r>
      </w:ins>
      <w:del w:id="68" w:author="Paige, Richard" w:date="2020-07-18T19:19:00Z">
        <w:r w:rsidDel="00621308">
          <w:delText>This project developed for General Mo</w:delText>
        </w:r>
      </w:del>
      <w:del w:id="69" w:author="Paige, Richard" w:date="2020-07-18T19:18:00Z">
        <w:r w:rsidDel="00621308">
          <w:delText>ldes</w:delText>
        </w:r>
      </w:del>
      <w:del w:id="70" w:author="Paige, Richard" w:date="2020-07-18T19:19:00Z">
        <w:r w:rsidDel="00621308">
          <w:delText xml:space="preserve"> to Epsilon model management platform on Astah GSN models. </w:delText>
        </w:r>
      </w:del>
    </w:p>
    <w:p w14:paraId="0161639A" w14:textId="77777777" w:rsidR="00FF5D01" w:rsidRDefault="00FF5D01" w:rsidP="00A972C7">
      <w:r>
        <w:t xml:space="preserve">Even though Epsilon is an open-source platform, implementing a driver for a commercial tool like Astah GSN is more complicated than </w:t>
      </w:r>
      <w:ins w:id="71" w:author="Paige, Richard" w:date="2020-07-18T19:22:00Z">
        <w:r w:rsidR="00621308">
          <w:t xml:space="preserve">is typically the case for </w:t>
        </w:r>
      </w:ins>
      <w:del w:id="72" w:author="Paige, Richard" w:date="2020-07-18T19:22:00Z">
        <w:r w:rsidDel="00621308">
          <w:delText xml:space="preserve">the </w:delText>
        </w:r>
      </w:del>
      <w:r>
        <w:t xml:space="preserve">open-source tools. </w:t>
      </w:r>
      <w:ins w:id="73" w:author="Paige, Richard" w:date="2020-07-18T19:22:00Z">
        <w:r w:rsidR="00621308">
          <w:t xml:space="preserve">For example, </w:t>
        </w:r>
      </w:ins>
      <w:r w:rsidR="00246D7F">
        <w:t xml:space="preserve">Astah </w:t>
      </w:r>
      <w:ins w:id="74" w:author="Paige, Richard" w:date="2020-07-18T19:22:00Z">
        <w:r w:rsidR="00621308">
          <w:t xml:space="preserve">GSN’s </w:t>
        </w:r>
      </w:ins>
      <w:del w:id="75" w:author="Paige, Richard" w:date="2020-07-18T19:22:00Z">
        <w:r w:rsidR="00246D7F" w:rsidDel="00621308">
          <w:delText xml:space="preserve">GSN might be the best GSN tool out there but its </w:delText>
        </w:r>
      </w:del>
      <w:r w:rsidR="00246D7F">
        <w:t>XMI export feature lack</w:t>
      </w:r>
      <w:ins w:id="76" w:author="Paige, Richard" w:date="2020-07-18T19:22:00Z">
        <w:r w:rsidR="00621308">
          <w:t>s</w:t>
        </w:r>
      </w:ins>
      <w:r w:rsidR="00246D7F">
        <w:t xml:space="preserve"> consistency</w:t>
      </w:r>
      <w:ins w:id="77" w:author="Paige, Richard" w:date="2020-07-18T19:22:00Z">
        <w:r w:rsidR="00621308">
          <w:t xml:space="preserve"> (as we discuss in later chapters), and it was impossible to look at the source code for Astah GSN to understand why t</w:t>
        </w:r>
      </w:ins>
      <w:ins w:id="78" w:author="Paige, Richard" w:date="2020-07-18T19:23:00Z">
        <w:r w:rsidR="00621308">
          <w:t>his was the case, and how to resolve it</w:t>
        </w:r>
      </w:ins>
      <w:r w:rsidR="00246D7F">
        <w:t xml:space="preserve">. Figuring out these problems and solving them </w:t>
      </w:r>
      <w:del w:id="79" w:author="Paige, Richard" w:date="2020-07-18T19:23:00Z">
        <w:r w:rsidR="00246D7F" w:rsidDel="00621308">
          <w:delText>extended the project’s due date</w:delText>
        </w:r>
      </w:del>
      <w:ins w:id="80" w:author="Paige, Richard" w:date="2020-07-18T19:23:00Z">
        <w:r w:rsidR="00621308">
          <w:t>were key challenges that had to be overcome in this project</w:t>
        </w:r>
      </w:ins>
      <w:r w:rsidR="00246D7F">
        <w:t xml:space="preserve">. Although most of </w:t>
      </w:r>
      <w:del w:id="81" w:author="Paige, Richard" w:date="2020-07-18T19:23:00Z">
        <w:r w:rsidR="00246D7F" w:rsidDel="00621308">
          <w:delText>the problems</w:delText>
        </w:r>
      </w:del>
      <w:ins w:id="82" w:author="Paige, Richard" w:date="2020-07-18T19:23:00Z">
        <w:r w:rsidR="00621308">
          <w:t>the challenges of building an Astah GSN driver for Epsilon have</w:t>
        </w:r>
      </w:ins>
      <w:r w:rsidR="00246D7F">
        <w:t xml:space="preserve"> </w:t>
      </w:r>
      <w:ins w:id="83" w:author="Paige, Richard" w:date="2020-07-18T19:23:00Z">
        <w:r w:rsidR="00621308">
          <w:t>been</w:t>
        </w:r>
      </w:ins>
      <w:del w:id="84" w:author="Paige, Richard" w:date="2020-07-18T19:23:00Z">
        <w:r w:rsidR="00246D7F" w:rsidDel="00621308">
          <w:delText>are</w:delText>
        </w:r>
      </w:del>
      <w:r w:rsidR="00246D7F">
        <w:t xml:space="preserve"> solved, some of them remain</w:t>
      </w:r>
      <w:del w:id="85" w:author="Paige, Richard" w:date="2020-07-18T19:23:00Z">
        <w:r w:rsidR="00246D7F" w:rsidDel="00621308">
          <w:delText xml:space="preserve"> in the driver due to Astah GSN features</w:delText>
        </w:r>
      </w:del>
      <w:r w:rsidR="00246D7F">
        <w:t xml:space="preserve">. All challenges encountered while developing the project, design choices, implementation of the Java classes and the testing methods </w:t>
      </w:r>
      <w:ins w:id="86" w:author="Paige, Richard" w:date="2020-07-18T19:23:00Z">
        <w:r w:rsidR="00621308">
          <w:t>(</w:t>
        </w:r>
      </w:ins>
      <w:r w:rsidR="00246D7F">
        <w:t>with a few examples</w:t>
      </w:r>
      <w:ins w:id="87" w:author="Paige, Richard" w:date="2020-07-18T19:23:00Z">
        <w:r w:rsidR="00621308">
          <w:t>)</w:t>
        </w:r>
      </w:ins>
      <w:r w:rsidR="00246D7F">
        <w:t xml:space="preserve"> </w:t>
      </w:r>
      <w:del w:id="88" w:author="Paige, Richard" w:date="2020-07-18T19:23:00Z">
        <w:r w:rsidR="00246D7F" w:rsidDel="00621308">
          <w:delText>are going to be</w:delText>
        </w:r>
      </w:del>
      <w:ins w:id="89" w:author="Paige, Richard" w:date="2020-07-18T19:23:00Z">
        <w:r w:rsidR="00621308">
          <w:t>are</w:t>
        </w:r>
      </w:ins>
      <w:r w:rsidR="00246D7F">
        <w:t xml:space="preserve"> explained in this project report.</w:t>
      </w:r>
    </w:p>
    <w:p w14:paraId="1036B150" w14:textId="77777777" w:rsidR="007D783A" w:rsidRDefault="002F1BF8" w:rsidP="00A972C7">
      <w:r>
        <w:t xml:space="preserve">The </w:t>
      </w:r>
      <w:del w:id="90" w:author="Paige, Richard" w:date="2020-07-18T19:23:00Z">
        <w:r w:rsidDel="00621308">
          <w:delText xml:space="preserve">paper </w:delText>
        </w:r>
      </w:del>
      <w:ins w:id="91" w:author="Paige, Richard" w:date="2020-07-18T19:23:00Z">
        <w:r w:rsidR="00621308">
          <w:t>report is</w:t>
        </w:r>
        <w:r w:rsidR="00621308">
          <w:t xml:space="preserve"> </w:t>
        </w:r>
      </w:ins>
      <w:r>
        <w:t xml:space="preserve">organized as follows: Section 2 </w:t>
      </w:r>
      <w:del w:id="92" w:author="Paige, Richard" w:date="2020-07-18T19:23:00Z">
        <w:r w:rsidDel="00621308">
          <w:delText xml:space="preserve">mentions </w:delText>
        </w:r>
      </w:del>
      <w:ins w:id="93" w:author="Paige, Richard" w:date="2020-07-18T19:23:00Z">
        <w:r w:rsidR="00621308">
          <w:t>describes</w:t>
        </w:r>
        <w:r w:rsidR="00621308">
          <w:t xml:space="preserve"> </w:t>
        </w:r>
      </w:ins>
      <w:del w:id="94" w:author="Paige, Richard" w:date="2020-07-18T19:24:00Z">
        <w:r w:rsidDel="00621308">
          <w:delText xml:space="preserve">the related </w:delText>
        </w:r>
        <w:r w:rsidR="007125C4" w:rsidDel="00621308">
          <w:delText>academic</w:delText>
        </w:r>
      </w:del>
      <w:ins w:id="95" w:author="Paige, Richard" w:date="2020-07-18T19:24:00Z">
        <w:r w:rsidR="00621308">
          <w:t>related</w:t>
        </w:r>
      </w:ins>
      <w:r w:rsidR="007125C4">
        <w:t xml:space="preserve"> </w:t>
      </w:r>
      <w:r>
        <w:t>work</w:t>
      </w:r>
      <w:ins w:id="96" w:author="Paige, Richard" w:date="2020-07-18T19:24:00Z">
        <w:r w:rsidR="00621308">
          <w:t xml:space="preserve"> on</w:t>
        </w:r>
      </w:ins>
      <w:del w:id="97" w:author="Paige, Richard" w:date="2020-07-18T19:24:00Z">
        <w:r w:rsidDel="00621308">
          <w:delText>s about</w:delText>
        </w:r>
      </w:del>
      <w:r>
        <w:t xml:space="preserve"> Model-Driven Engineering, safety engineering and the Epsilon</w:t>
      </w:r>
      <w:ins w:id="98" w:author="Paige, Richard" w:date="2020-07-18T19:24:00Z">
        <w:r w:rsidR="00621308">
          <w:t xml:space="preserve"> framework</w:t>
        </w:r>
      </w:ins>
      <w:r>
        <w:t xml:space="preserve">. Section 3 </w:t>
      </w:r>
      <w:del w:id="99" w:author="Paige, Richard" w:date="2020-07-18T19:24:00Z">
        <w:r w:rsidDel="00621308">
          <w:delText xml:space="preserve">lists </w:delText>
        </w:r>
      </w:del>
      <w:ins w:id="100" w:author="Paige, Richard" w:date="2020-07-18T19:24:00Z">
        <w:r w:rsidR="00621308">
          <w:t>specifies</w:t>
        </w:r>
        <w:r w:rsidR="00621308">
          <w:t xml:space="preserve"> </w:t>
        </w:r>
      </w:ins>
      <w:r>
        <w:t xml:space="preserve">the </w:t>
      </w:r>
      <w:del w:id="101" w:author="Paige, Richard" w:date="2020-07-18T19:24:00Z">
        <w:r w:rsidDel="00621308">
          <w:delText xml:space="preserve">driver </w:delText>
        </w:r>
      </w:del>
      <w:r>
        <w:t>project’s requirements</w:t>
      </w:r>
      <w:ins w:id="102" w:author="Paige, Richard" w:date="2020-07-18T19:24:00Z">
        <w:r w:rsidR="00621308">
          <w:t>, including technical requirements for the driver</w:t>
        </w:r>
      </w:ins>
      <w:r>
        <w:t xml:space="preserve">. In </w:t>
      </w:r>
      <w:ins w:id="103" w:author="Paige, Richard" w:date="2020-07-18T19:24:00Z">
        <w:r w:rsidR="00621308">
          <w:t>S</w:t>
        </w:r>
      </w:ins>
      <w:del w:id="104" w:author="Paige, Richard" w:date="2020-07-18T19:24:00Z">
        <w:r w:rsidDel="00621308">
          <w:delText>s</w:delText>
        </w:r>
      </w:del>
      <w:r>
        <w:t xml:space="preserve">ection 4, the design of the </w:t>
      </w:r>
      <w:del w:id="105" w:author="Paige, Richard" w:date="2020-07-18T19:24:00Z">
        <w:r w:rsidDel="00621308">
          <w:delText xml:space="preserve">project </w:delText>
        </w:r>
      </w:del>
      <w:ins w:id="106" w:author="Paige, Richard" w:date="2020-07-18T19:24:00Z">
        <w:r w:rsidR="00621308">
          <w:t>driver</w:t>
        </w:r>
        <w:r w:rsidR="00621308">
          <w:t xml:space="preserve"> </w:t>
        </w:r>
      </w:ins>
      <w:r>
        <w:t xml:space="preserve">and the </w:t>
      </w:r>
      <w:r w:rsidR="007125C4">
        <w:t xml:space="preserve">encountered </w:t>
      </w:r>
      <w:r>
        <w:t>challenges presented. Section 5 explains the implementation</w:t>
      </w:r>
      <w:ins w:id="107" w:author="Paige, Richard" w:date="2020-07-18T19:24:00Z">
        <w:r w:rsidR="00621308">
          <w:t>, including a brief overview of</w:t>
        </w:r>
      </w:ins>
      <w:r>
        <w:t xml:space="preserve"> </w:t>
      </w:r>
      <w:del w:id="108" w:author="Paige, Richard" w:date="2020-07-18T19:24:00Z">
        <w:r w:rsidDel="00621308">
          <w:delText xml:space="preserve">and </w:delText>
        </w:r>
        <w:r w:rsidR="007125C4" w:rsidDel="00621308">
          <w:delText>every</w:delText>
        </w:r>
      </w:del>
      <w:ins w:id="109" w:author="Paige, Richard" w:date="2020-07-18T19:24:00Z">
        <w:r w:rsidR="00621308">
          <w:t>each</w:t>
        </w:r>
      </w:ins>
      <w:r w:rsidR="007125C4">
        <w:t xml:space="preserve"> </w:t>
      </w:r>
      <w:r>
        <w:t>Java class</w:t>
      </w:r>
      <w:r w:rsidR="007125C4">
        <w:t xml:space="preserve"> of the project</w:t>
      </w:r>
      <w:r>
        <w:t>. In</w:t>
      </w:r>
      <w:ins w:id="110" w:author="Paige, Richard" w:date="2020-07-18T19:25:00Z">
        <w:r w:rsidR="00621308">
          <w:t xml:space="preserve"> </w:t>
        </w:r>
      </w:ins>
      <w:ins w:id="111" w:author="Paige, Richard" w:date="2020-07-18T19:24:00Z">
        <w:r w:rsidR="00621308">
          <w:t>S</w:t>
        </w:r>
      </w:ins>
      <w:del w:id="112" w:author="Paige, Richard" w:date="2020-07-18T19:24:00Z">
        <w:r w:rsidDel="00621308">
          <w:delText xml:space="preserve"> </w:delText>
        </w:r>
      </w:del>
      <w:del w:id="113" w:author="Paige, Richard" w:date="2020-07-18T19:25:00Z">
        <w:r w:rsidDel="00621308">
          <w:delText>s</w:delText>
        </w:r>
      </w:del>
      <w:r>
        <w:t xml:space="preserve">ection 6, testing methods and evaluation techniques are given. Also, two </w:t>
      </w:r>
      <w:ins w:id="114" w:author="Paige, Richard" w:date="2020-07-18T19:25:00Z">
        <w:r w:rsidR="00621308">
          <w:t xml:space="preserve">example </w:t>
        </w:r>
      </w:ins>
      <w:r w:rsidR="007125C4">
        <w:t xml:space="preserve">GSN </w:t>
      </w:r>
      <w:del w:id="115" w:author="Paige, Richard" w:date="2020-07-18T19:24:00Z">
        <w:r w:rsidR="007125C4" w:rsidDel="00621308">
          <w:delText>model</w:delText>
        </w:r>
        <w:r w:rsidDel="00621308">
          <w:delText xml:space="preserve"> </w:delText>
        </w:r>
        <w:r w:rsidR="007125C4" w:rsidDel="00621308">
          <w:delText>samples</w:delText>
        </w:r>
      </w:del>
      <w:ins w:id="116" w:author="Paige, Richard" w:date="2020-07-18T19:24:00Z">
        <w:r w:rsidR="00621308">
          <w:t>mod</w:t>
        </w:r>
      </w:ins>
      <w:ins w:id="117" w:author="Paige, Richard" w:date="2020-07-18T19:25:00Z">
        <w:r w:rsidR="00621308">
          <w:t>els</w:t>
        </w:r>
      </w:ins>
      <w:del w:id="118" w:author="Paige, Richard" w:date="2020-07-18T19:25:00Z">
        <w:r w:rsidR="007125C4" w:rsidDel="00621308">
          <w:delText xml:space="preserve"> </w:delText>
        </w:r>
      </w:del>
      <w:ins w:id="119" w:author="Paige, Richard" w:date="2020-07-18T19:25:00Z">
        <w:r w:rsidR="00621308">
          <w:t xml:space="preserve"> are used to demonstrate some of the capabilities of the driver</w:t>
        </w:r>
      </w:ins>
      <w:del w:id="120" w:author="Paige, Richard" w:date="2020-07-18T19:25:00Z">
        <w:r w:rsidDel="00621308">
          <w:delText>demonstrated</w:delText>
        </w:r>
        <w:r w:rsidR="007125C4" w:rsidDel="00621308">
          <w:delText xml:space="preserve"> in the Epsilon</w:delText>
        </w:r>
      </w:del>
      <w:r>
        <w:t xml:space="preserve">. Lastly, </w:t>
      </w:r>
      <w:ins w:id="121" w:author="Paige, Richard" w:date="2020-07-18T19:25:00Z">
        <w:r w:rsidR="00621308">
          <w:t>S</w:t>
        </w:r>
      </w:ins>
      <w:del w:id="122" w:author="Paige, Richard" w:date="2020-07-18T19:25:00Z">
        <w:r w:rsidDel="00621308">
          <w:delText>s</w:delText>
        </w:r>
      </w:del>
      <w:r>
        <w:t xml:space="preserve">ection 7 summarizes the project and mentions </w:t>
      </w:r>
      <w:del w:id="123" w:author="Paige, Richard" w:date="2020-07-18T19:25:00Z">
        <w:r w:rsidDel="00621308">
          <w:delText xml:space="preserve">the plans </w:delText>
        </w:r>
      </w:del>
      <w:ins w:id="124" w:author="Paige, Richard" w:date="2020-07-18T19:25:00Z">
        <w:r w:rsidR="00621308">
          <w:t xml:space="preserve">future work. </w:t>
        </w:r>
      </w:ins>
      <w:del w:id="125" w:author="Paige, Richard" w:date="2020-07-18T19:25:00Z">
        <w:r w:rsidDel="00621308">
          <w:delText>for the Astah GSN driver project.</w:delText>
        </w:r>
      </w:del>
    </w:p>
    <w:p w14:paraId="1D3CFD8B" w14:textId="77777777" w:rsidR="00C61902" w:rsidRDefault="007D783A" w:rsidP="007D783A">
      <w:pPr>
        <w:jc w:val="left"/>
      </w:pPr>
      <w:r>
        <w:br w:type="page"/>
      </w:r>
    </w:p>
    <w:p w14:paraId="47D7744E" w14:textId="77777777" w:rsidR="00942B50" w:rsidRDefault="001D51A1" w:rsidP="00942B50">
      <w:pPr>
        <w:pStyle w:val="Heading1"/>
        <w:numPr>
          <w:ilvl w:val="0"/>
          <w:numId w:val="1"/>
        </w:numPr>
      </w:pPr>
      <w:bookmarkStart w:id="126" w:name="_Toc45724057"/>
      <w:r w:rsidRPr="006942C2">
        <w:lastRenderedPageBreak/>
        <w:t>RELATED WOR</w:t>
      </w:r>
      <w:r w:rsidR="00DB456F">
        <w:t>K</w:t>
      </w:r>
      <w:del w:id="127" w:author="Paige, Richard" w:date="2020-07-18T19:25:00Z">
        <w:r w:rsidR="004D2C64" w:rsidDel="00621308">
          <w:delText>S</w:delText>
        </w:r>
      </w:del>
      <w:bookmarkEnd w:id="126"/>
    </w:p>
    <w:p w14:paraId="2F95BC60" w14:textId="77777777" w:rsidR="001253BC" w:rsidRDefault="001253BC" w:rsidP="001253BC"/>
    <w:p w14:paraId="1E687D8D" w14:textId="52A77CB3" w:rsidR="001253BC" w:rsidRPr="001253BC" w:rsidRDefault="00637E31" w:rsidP="00305FC1">
      <w:r>
        <w:t xml:space="preserve">This </w:t>
      </w:r>
      <w:del w:id="128" w:author="Paige, Richard" w:date="2020-07-18T19:26:00Z">
        <w:r w:rsidR="00305FC1" w:rsidDel="00C62321">
          <w:delText xml:space="preserve">driver </w:delText>
        </w:r>
      </w:del>
      <w:r>
        <w:t>project</w:t>
      </w:r>
      <w:ins w:id="129" w:author="Paige, Richard" w:date="2020-07-18T19:26:00Z">
        <w:r w:rsidR="00C62321">
          <w:t xml:space="preserve">, in collaboration with General Motors, aims to provide Epsilon driver support for Astah GSN models. By doing so, Epsilon programs (for transformation, validation, querying, impact analysis, etc) can be applied to both Astah GSN models and heterogeneous sets of models (including Astah </w:t>
        </w:r>
      </w:ins>
      <w:ins w:id="130" w:author="Paige, Richard" w:date="2020-07-18T19:27:00Z">
        <w:r w:rsidR="00C62321">
          <w:t xml:space="preserve">GSN </w:t>
        </w:r>
      </w:ins>
      <w:ins w:id="131" w:author="Paige, Richard" w:date="2020-07-18T19:26:00Z">
        <w:r w:rsidR="00C62321">
          <w:t>models</w:t>
        </w:r>
      </w:ins>
      <w:ins w:id="132" w:author="Paige, Richard" w:date="2020-07-18T19:27:00Z">
        <w:r w:rsidR="00C62321">
          <w:t xml:space="preserve">). </w:t>
        </w:r>
      </w:ins>
      <w:del w:id="133" w:author="Paige, Richard" w:date="2020-07-18T19:26:00Z">
        <w:r w:rsidDel="00C62321">
          <w:delText xml:space="preserve"> </w:delText>
        </w:r>
      </w:del>
      <w:del w:id="134" w:author="Paige, Richard" w:date="2020-07-18T19:27:00Z">
        <w:r w:rsidDel="00C62321">
          <w:delText xml:space="preserve">developed for General Motors to use Epsilon on Astah GSN models. </w:delText>
        </w:r>
      </w:del>
      <w:r>
        <w:t>GM uses Model-Driven Engineering</w:t>
      </w:r>
      <w:ins w:id="135" w:author="Paige, Richard" w:date="2020-07-18T19:27:00Z">
        <w:r w:rsidR="00C62321">
          <w:t xml:space="preserve"> (MDE)</w:t>
        </w:r>
      </w:ins>
      <w:r>
        <w:t xml:space="preserve"> methods and </w:t>
      </w:r>
      <w:ins w:id="136" w:author="Paige, Richard" w:date="2020-07-18T19:27:00Z">
        <w:r w:rsidR="00C62321">
          <w:t xml:space="preserve">GSN </w:t>
        </w:r>
      </w:ins>
      <w:del w:id="137" w:author="Paige, Richard" w:date="2020-07-18T19:27:00Z">
        <w:r w:rsidDel="00C62321">
          <w:delText>Goal Structuring Notation diagrams</w:delText>
        </w:r>
      </w:del>
      <w:ins w:id="138" w:author="Paige, Richard" w:date="2020-07-18T19:27:00Z">
        <w:r w:rsidR="00C62321">
          <w:t>models</w:t>
        </w:r>
      </w:ins>
      <w:r>
        <w:t xml:space="preserve"> </w:t>
      </w:r>
      <w:del w:id="139" w:author="Paige, Richard" w:date="2020-07-18T19:27:00Z">
        <w:r w:rsidDel="00C62321">
          <w:delText xml:space="preserve">for </w:delText>
        </w:r>
      </w:del>
      <w:ins w:id="140" w:author="Paige, Richard" w:date="2020-07-18T19:27:00Z">
        <w:r w:rsidR="00C62321">
          <w:t>in the process of</w:t>
        </w:r>
        <w:r w:rsidR="00C62321">
          <w:t xml:space="preserve"> </w:t>
        </w:r>
      </w:ins>
      <w:r>
        <w:t xml:space="preserve">developing safety-critical systems. </w:t>
      </w:r>
      <w:r w:rsidR="00305FC1">
        <w:t xml:space="preserve">In this </w:t>
      </w:r>
      <w:del w:id="141" w:author="Paige, Richard" w:date="2020-07-18T19:27:00Z">
        <w:r w:rsidR="00305FC1" w:rsidDel="00C62321">
          <w:delText xml:space="preserve">paper </w:delText>
        </w:r>
      </w:del>
      <w:ins w:id="142" w:author="Paige, Richard" w:date="2020-07-18T19:27:00Z">
        <w:r w:rsidR="00C62321">
          <w:t>project,</w:t>
        </w:r>
        <w:r w:rsidR="00C62321">
          <w:t xml:space="preserve"> </w:t>
        </w:r>
      </w:ins>
      <w:r w:rsidR="00305FC1">
        <w:t xml:space="preserve">MDE, safety-critical system development and Epsilon terminologies </w:t>
      </w:r>
      <w:r w:rsidR="00050A23">
        <w:t xml:space="preserve">were </w:t>
      </w:r>
      <w:r w:rsidR="00305FC1">
        <w:t>used thus</w:t>
      </w:r>
      <w:r>
        <w:t>, a</w:t>
      </w:r>
      <w:ins w:id="143" w:author="Paige, Richard" w:date="2020-07-18T19:27:00Z">
        <w:r w:rsidR="00C62321">
          <w:t xml:space="preserve">n overview of related work in these areas </w:t>
        </w:r>
      </w:ins>
      <w:del w:id="144" w:author="Paige, Richard" w:date="2020-07-18T19:27:00Z">
        <w:r w:rsidDel="00C62321">
          <w:delText xml:space="preserve"> summary of </w:delText>
        </w:r>
        <w:r w:rsidR="00305FC1" w:rsidDel="00C62321">
          <w:delText xml:space="preserve">these three </w:delText>
        </w:r>
      </w:del>
      <w:r w:rsidR="00050A23">
        <w:t>i</w:t>
      </w:r>
      <w:r>
        <w:t xml:space="preserve">s given </w:t>
      </w:r>
      <w:r w:rsidR="00305FC1">
        <w:t xml:space="preserve">in </w:t>
      </w:r>
      <w:ins w:id="145" w:author="Paige, Richard" w:date="2020-07-18T19:27:00Z">
        <w:r w:rsidR="00C62321">
          <w:t>S</w:t>
        </w:r>
      </w:ins>
      <w:del w:id="146" w:author="Paige, Richard" w:date="2020-07-18T19:27:00Z">
        <w:r w:rsidR="00305FC1" w:rsidDel="00C62321">
          <w:delText>s</w:delText>
        </w:r>
      </w:del>
      <w:r w:rsidR="00305FC1">
        <w:t>ection</w:t>
      </w:r>
      <w:ins w:id="147" w:author="Paige, Richard" w:date="2020-07-18T19:27:00Z">
        <w:r w:rsidR="00C62321">
          <w:t>s</w:t>
        </w:r>
      </w:ins>
      <w:r w:rsidR="00305FC1">
        <w:t xml:space="preserve"> 2.1 to 2.3</w:t>
      </w:r>
      <w:r>
        <w:t xml:space="preserve">. </w:t>
      </w:r>
      <w:r w:rsidR="00DB3A1D">
        <w:t xml:space="preserve">Firstly, MDE and why it is used will be explained in section 2.1. Then, in section 2.2 safety engineering, assurance cases and GSN diagrams will be clarified. Finally, </w:t>
      </w:r>
      <w:r w:rsidR="00363790">
        <w:t xml:space="preserve">in </w:t>
      </w:r>
      <w:r w:rsidR="00DB3A1D">
        <w:t>section 2.3 the Epsilon platform, EOL, EMC and challenges in developing a new driver for Epsilon</w:t>
      </w:r>
      <w:r w:rsidR="00363790">
        <w:t xml:space="preserve"> will be</w:t>
      </w:r>
      <w:del w:id="148" w:author="Paige, Richard" w:date="2020-07-18T19:28:00Z">
        <w:r w:rsidR="00363790" w:rsidDel="00C62321">
          <w:delText xml:space="preserve"> addressed</w:delText>
        </w:r>
      </w:del>
      <w:ins w:id="149" w:author="Paige, Richard" w:date="2020-07-18T19:28:00Z">
        <w:r w:rsidR="00C62321">
          <w:t xml:space="preserve"> explained</w:t>
        </w:r>
      </w:ins>
      <w:r w:rsidR="00DB3A1D">
        <w:t>.</w:t>
      </w:r>
    </w:p>
    <w:p w14:paraId="29A5596C" w14:textId="77777777" w:rsidR="002D1701" w:rsidRPr="002D1701" w:rsidRDefault="002D1701" w:rsidP="002D1701"/>
    <w:p w14:paraId="47645DD9" w14:textId="77777777" w:rsidR="00A35981" w:rsidRDefault="00A35981" w:rsidP="00A35981">
      <w:pPr>
        <w:pStyle w:val="Heading2"/>
        <w:numPr>
          <w:ilvl w:val="1"/>
          <w:numId w:val="1"/>
        </w:numPr>
      </w:pPr>
      <w:bookmarkStart w:id="150" w:name="_Toc45724058"/>
      <w:r>
        <w:t>Model-Driven Engineering</w:t>
      </w:r>
      <w:bookmarkEnd w:id="150"/>
    </w:p>
    <w:p w14:paraId="707130F6" w14:textId="77777777" w:rsidR="002D1701" w:rsidRDefault="002D1701" w:rsidP="002D1701"/>
    <w:p w14:paraId="4170331F" w14:textId="43D6B0E5" w:rsidR="00E442FF" w:rsidRDefault="00994199" w:rsidP="002D1701">
      <w:del w:id="151" w:author="Paige, Richard" w:date="2020-07-18T19:29:00Z">
        <w:r w:rsidDel="00586A1B">
          <w:delText xml:space="preserve">As software development gets more and more complex, </w:delText>
        </w:r>
      </w:del>
      <w:r w:rsidR="002D1701">
        <w:t xml:space="preserve">Model-Driven Engineering (MDE) is becoming </w:t>
      </w:r>
      <w:ins w:id="152" w:author="Paige, Richard" w:date="2020-07-18T19:29:00Z">
        <w:r w:rsidR="00586A1B">
          <w:t>a</w:t>
        </w:r>
      </w:ins>
      <w:del w:id="153" w:author="Paige, Richard" w:date="2020-07-18T19:29:00Z">
        <w:r w:rsidR="002D1701" w:rsidDel="00586A1B">
          <w:delText>the</w:delText>
        </w:r>
      </w:del>
      <w:r w:rsidR="002D1701">
        <w:t xml:space="preserve"> standard for </w:t>
      </w:r>
      <w:ins w:id="154" w:author="Paige, Richard" w:date="2020-07-18T19:29:00Z">
        <w:r w:rsidR="00586A1B">
          <w:t xml:space="preserve">software development in </w:t>
        </w:r>
      </w:ins>
      <w:del w:id="155" w:author="Paige, Richard" w:date="2020-07-18T19:29:00Z">
        <w:r w:rsidR="002D1701" w:rsidDel="00586A1B">
          <w:delText xml:space="preserve">some </w:delText>
        </w:r>
      </w:del>
      <w:ins w:id="156" w:author="Paige, Richard" w:date="2020-07-18T19:29:00Z">
        <w:r w:rsidR="00586A1B">
          <w:t>a n</w:t>
        </w:r>
      </w:ins>
      <w:ins w:id="157" w:author="Paige, Richard" w:date="2020-07-18T19:30:00Z">
        <w:r w:rsidR="00586A1B">
          <w:t>umber of</w:t>
        </w:r>
      </w:ins>
      <w:ins w:id="158" w:author="Paige, Richard" w:date="2020-07-18T19:29:00Z">
        <w:r w:rsidR="00586A1B">
          <w:t xml:space="preserve"> </w:t>
        </w:r>
      </w:ins>
      <w:r w:rsidR="002D1701">
        <w:t xml:space="preserve">software </w:t>
      </w:r>
      <w:r w:rsidR="006A5322">
        <w:t>industries</w:t>
      </w:r>
      <w:r>
        <w:t xml:space="preserve">. </w:t>
      </w:r>
      <w:del w:id="159" w:author="Paige, Richard" w:date="2020-07-18T19:30:00Z">
        <w:r w:rsidDel="00586A1B">
          <w:delText>Safety-critical system</w:delText>
        </w:r>
        <w:r w:rsidR="002D1701" w:rsidDel="00586A1B">
          <w:delText xml:space="preserve"> development is </w:delText>
        </w:r>
        <w:r w:rsidDel="00586A1B">
          <w:delText xml:space="preserve">an example </w:delText>
        </w:r>
        <w:r w:rsidR="00775490" w:rsidDel="00586A1B">
          <w:delText>area</w:delText>
        </w:r>
        <w:r w:rsidDel="00586A1B">
          <w:delText xml:space="preserve"> for this also, it is </w:delText>
        </w:r>
        <w:r w:rsidR="002D1701" w:rsidDel="00586A1B">
          <w:delText xml:space="preserve">one of the most used </w:delText>
        </w:r>
        <w:r w:rsidR="00775490" w:rsidDel="00586A1B">
          <w:delText>industries</w:delText>
        </w:r>
        <w:r w:rsidR="002D1701" w:rsidDel="00586A1B">
          <w:delText xml:space="preserve"> f</w:delText>
        </w:r>
        <w:r w:rsidDel="00586A1B">
          <w:delText>o</w:delText>
        </w:r>
        <w:r w:rsidR="002D1701" w:rsidDel="00586A1B">
          <w:delText>r MDE methodologies.</w:delText>
        </w:r>
        <w:r w:rsidR="001A5F19" w:rsidDel="00586A1B">
          <w:delText xml:space="preserve"> </w:delText>
        </w:r>
      </w:del>
      <w:r w:rsidR="00E442FF">
        <w:t xml:space="preserve">MDE </w:t>
      </w:r>
      <w:ins w:id="160" w:author="Paige, Richard" w:date="2020-07-18T19:30:00Z">
        <w:r w:rsidR="00586A1B">
          <w:t xml:space="preserve">aims to </w:t>
        </w:r>
      </w:ins>
      <w:r w:rsidR="00E442FF">
        <w:t>help</w:t>
      </w:r>
      <w:del w:id="161" w:author="Paige, Richard" w:date="2020-07-18T19:30:00Z">
        <w:r w:rsidR="00E442FF" w:rsidDel="00586A1B">
          <w:delText>s</w:delText>
        </w:r>
      </w:del>
      <w:r w:rsidR="00E442FF">
        <w:t xml:space="preserve"> the development team to reduce the complexity of the software development process </w:t>
      </w:r>
      <w:del w:id="162" w:author="Paige, Richard" w:date="2020-07-18T19:30:00Z">
        <w:r w:rsidR="00E442FF" w:rsidDel="00586A1B">
          <w:delText xml:space="preserve">with </w:delText>
        </w:r>
      </w:del>
      <w:ins w:id="163" w:author="Paige, Richard" w:date="2020-07-18T19:30:00Z">
        <w:r w:rsidR="00586A1B">
          <w:t>via</w:t>
        </w:r>
        <w:r w:rsidR="00586A1B">
          <w:t xml:space="preserve"> </w:t>
        </w:r>
      </w:ins>
      <w:r w:rsidR="00E442FF">
        <w:t>abstraction. Wit</w:t>
      </w:r>
      <w:ins w:id="164" w:author="Paige, Richard" w:date="2020-07-18T19:30:00Z">
        <w:r w:rsidR="00586A1B">
          <w:t>h</w:t>
        </w:r>
      </w:ins>
      <w:del w:id="165" w:author="Paige, Richard" w:date="2020-07-18T19:30:00Z">
        <w:r w:rsidR="00E442FF" w:rsidDel="00586A1B">
          <w:delText>h the</w:delText>
        </w:r>
      </w:del>
      <w:r w:rsidR="00E442FF">
        <w:t xml:space="preserve"> large</w:t>
      </w:r>
      <w:del w:id="166" w:author="Paige, Richard" w:date="2020-07-18T19:30:00Z">
        <w:r w:rsidR="00E442FF" w:rsidDel="00586A1B">
          <w:delText>r</w:delText>
        </w:r>
      </w:del>
      <w:r w:rsidR="00E442FF">
        <w:t xml:space="preserve"> software systems, even the entire development team cannot </w:t>
      </w:r>
      <w:del w:id="167" w:author="Paige, Richard" w:date="2020-07-18T19:30:00Z">
        <w:r w:rsidR="00E442FF" w:rsidDel="00586A1B">
          <w:delText>catch up</w:delText>
        </w:r>
      </w:del>
      <w:ins w:id="168" w:author="Paige, Richard" w:date="2020-07-18T19:30:00Z">
        <w:r w:rsidR="00586A1B">
          <w:t>fully understand</w:t>
        </w:r>
      </w:ins>
      <w:del w:id="169" w:author="Paige, Richard" w:date="2020-07-18T19:30:00Z">
        <w:r w:rsidR="00E442FF" w:rsidDel="00586A1B">
          <w:delText xml:space="preserve"> with</w:delText>
        </w:r>
      </w:del>
      <w:r w:rsidR="00E442FF">
        <w:t xml:space="preserve"> the whole system </w:t>
      </w:r>
      <w:ins w:id="170" w:author="Paige, Richard" w:date="2020-07-18T19:30:00Z">
        <w:r w:rsidR="00586A1B">
          <w:t xml:space="preserve">architecture and </w:t>
        </w:r>
      </w:ins>
      <w:r w:rsidR="00E442FF">
        <w:t>design. But</w:t>
      </w:r>
      <w:del w:id="171" w:author="Paige, Richard" w:date="2020-07-18T19:30:00Z">
        <w:r w:rsidR="00E442FF" w:rsidDel="00586A1B">
          <w:delText>,</w:delText>
        </w:r>
      </w:del>
      <w:r w:rsidR="00E442FF">
        <w:t xml:space="preserve"> abstraction </w:t>
      </w:r>
      <w:ins w:id="172" w:author="Paige, Richard" w:date="2020-07-18T19:30:00Z">
        <w:r w:rsidR="00586A1B">
          <w:t xml:space="preserve">can </w:t>
        </w:r>
      </w:ins>
      <w:r w:rsidR="00E442FF">
        <w:t>help</w:t>
      </w:r>
      <w:del w:id="173" w:author="Paige, Richard" w:date="2020-07-18T19:30:00Z">
        <w:r w:rsidR="00E442FF" w:rsidDel="00586A1B">
          <w:delText>s</w:delText>
        </w:r>
      </w:del>
      <w:r w:rsidR="00E442FF">
        <w:t xml:space="preserve"> the whole team (including non-developers) to understand the </w:t>
      </w:r>
      <w:r w:rsidR="00775490">
        <w:t xml:space="preserve">basic </w:t>
      </w:r>
      <w:r w:rsidR="00E442FF">
        <w:t>software design.</w:t>
      </w:r>
      <w:r w:rsidR="00E442FF" w:rsidRPr="00E442FF">
        <w:t xml:space="preserve"> </w:t>
      </w:r>
      <w:r w:rsidR="00E442FF">
        <w:t xml:space="preserve">Models apply abstraction on software development </w:t>
      </w:r>
      <w:del w:id="174" w:author="Paige, Richard" w:date="2020-07-18T19:31:00Z">
        <w:r w:rsidR="00E442FF" w:rsidDel="00586A1B">
          <w:delText>with two features</w:delText>
        </w:r>
      </w:del>
      <w:ins w:id="175" w:author="Paige, Richard" w:date="2020-07-18T19:31:00Z">
        <w:r w:rsidR="00586A1B">
          <w:t>based on two key principles</w:t>
        </w:r>
      </w:ins>
      <w:r w:rsidR="00E442FF">
        <w:t xml:space="preserve">: </w:t>
      </w:r>
      <w:ins w:id="176" w:author="Paige, Richard" w:date="2020-07-18T19:31:00Z">
        <w:r w:rsidR="00586A1B">
          <w:t>decomposition</w:t>
        </w:r>
      </w:ins>
      <w:del w:id="177" w:author="Paige, Richard" w:date="2020-07-18T19:31:00Z">
        <w:r w:rsidR="00E442FF" w:rsidDel="00586A1B">
          <w:delText>reduction</w:delText>
        </w:r>
      </w:del>
      <w:r w:rsidR="00E442FF">
        <w:t xml:space="preserve"> and mapping [1].</w:t>
      </w:r>
      <w:ins w:id="178" w:author="Paige, Richard" w:date="2020-07-18T19:31:00Z">
        <w:r w:rsidR="00586A1B">
          <w:t xml:space="preserve"> Decomposition involves breaking large problems (and large designs) into parts, while mapping involves the transformation of one abstraction into a related abstraction. These two key principles are inherent in </w:t>
        </w:r>
      </w:ins>
      <w:ins w:id="179" w:author="Paige, Richard" w:date="2020-07-18T19:32:00Z">
        <w:r w:rsidR="00586A1B">
          <w:t>MDE approaches to software development.</w:t>
        </w:r>
      </w:ins>
    </w:p>
    <w:p w14:paraId="0865F984" w14:textId="39B05FC3" w:rsidR="002D1701" w:rsidRDefault="00C14AFD" w:rsidP="002D1701">
      <w:r>
        <w:t xml:space="preserve">Besides </w:t>
      </w:r>
      <w:r w:rsidR="00C02E39">
        <w:t>the abstraction features</w:t>
      </w:r>
      <w:r>
        <w:t xml:space="preserve">, </w:t>
      </w:r>
      <w:r w:rsidR="001A5F19">
        <w:t xml:space="preserve">MDE </w:t>
      </w:r>
      <w:r w:rsidR="00C02E39">
        <w:t xml:space="preserve">also </w:t>
      </w:r>
      <w:ins w:id="180" w:author="Paige, Richard" w:date="2020-07-18T19:32:00Z">
        <w:r w:rsidR="00586A1B">
          <w:t xml:space="preserve">aims to </w:t>
        </w:r>
      </w:ins>
      <w:r w:rsidR="00925E7C">
        <w:t>make</w:t>
      </w:r>
      <w:del w:id="181" w:author="Paige, Richard" w:date="2020-07-18T19:32:00Z">
        <w:r w:rsidR="00925E7C" w:rsidDel="00586A1B">
          <w:delText>s</w:delText>
        </w:r>
      </w:del>
      <w:r w:rsidR="00925E7C">
        <w:t xml:space="preserve">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 xml:space="preserve">their domains. Avionics, transportation and many others use DSML to create safer software systems. </w:t>
      </w:r>
      <w:del w:id="182" w:author="Paige, Richard" w:date="2020-07-18T19:32:00Z">
        <w:r w:rsidR="001C466E" w:rsidDel="00586A1B">
          <w:delText>The second part</w:delText>
        </w:r>
        <w:r w:rsidR="006A5322" w:rsidDel="00586A1B">
          <w:delText>,</w:delText>
        </w:r>
        <w:r w:rsidR="001C466E" w:rsidDel="00586A1B">
          <w:delText xml:space="preserve"> which is </w:delText>
        </w:r>
      </w:del>
      <w:ins w:id="183" w:author="Paige, Richard" w:date="2020-07-18T19:32:00Z">
        <w:r w:rsidR="00586A1B">
          <w:t>T</w:t>
        </w:r>
      </w:ins>
      <w:del w:id="184" w:author="Paige, Richard" w:date="2020-07-18T19:32:00Z">
        <w:r w:rsidR="001C466E" w:rsidDel="00586A1B">
          <w:delText>t</w:delText>
        </w:r>
      </w:del>
      <w:r w:rsidR="001C466E">
        <w:t>ransformation engines and generator</w:t>
      </w:r>
      <w:ins w:id="185" w:author="Paige, Richard" w:date="2020-07-18T19:32:00Z">
        <w:r w:rsidR="00586A1B">
          <w:t xml:space="preserve"> aim to </w:t>
        </w:r>
      </w:ins>
      <w:del w:id="186" w:author="Paige, Richard" w:date="2020-07-18T19:32:00Z">
        <w:r w:rsidR="001C466E" w:rsidDel="00586A1B">
          <w:delText>s</w:delText>
        </w:r>
        <w:r w:rsidR="006A5322" w:rsidDel="00586A1B">
          <w:delText>,</w:delText>
        </w:r>
        <w:r w:rsidR="001C466E" w:rsidDel="00586A1B">
          <w:delText xml:space="preserve"> </w:delText>
        </w:r>
      </w:del>
      <w:r w:rsidR="001C466E">
        <w:t>help</w:t>
      </w:r>
      <w:del w:id="187" w:author="Paige, Richard" w:date="2020-07-18T19:32:00Z">
        <w:r w:rsidR="00293A1A" w:rsidDel="00586A1B">
          <w:delText>s</w:delText>
        </w:r>
      </w:del>
      <w:r w:rsidR="001C466E">
        <w:t xml:space="preserve"> programmers</w:t>
      </w:r>
      <w:del w:id="188" w:author="Paige, Richard" w:date="2020-07-18T19:32:00Z">
        <w:r w:rsidR="001C466E" w:rsidDel="00586A1B">
          <w:delText xml:space="preserve"> to</w:delText>
        </w:r>
      </w:del>
      <w:r w:rsidR="004469E4">
        <w:t xml:space="preserve"> transform model</w:t>
      </w:r>
      <w:ins w:id="189" w:author="Paige, Richard" w:date="2020-07-18T19:32:00Z">
        <w:r w:rsidR="00586A1B">
          <w:t xml:space="preserve">s into different </w:t>
        </w:r>
      </w:ins>
      <w:del w:id="190" w:author="Paige, Richard" w:date="2020-07-18T19:32:00Z">
        <w:r w:rsidR="004469E4" w:rsidDel="00586A1B">
          <w:delText>s-to-</w:delText>
        </w:r>
      </w:del>
      <w:r w:rsidR="004469E4">
        <w:t>models and</w:t>
      </w:r>
      <w:r w:rsidR="001C466E">
        <w:t xml:space="preserve"> generate source code or documents from the designed models.</w:t>
      </w:r>
      <w:ins w:id="191" w:author="Paige, Richard" w:date="2020-07-20T14:33:00Z">
        <w:r w:rsidR="000C6808">
          <w:t xml:space="preserve"> C</w:t>
        </w:r>
      </w:ins>
      <w:del w:id="192" w:author="Paige, Richard" w:date="2020-07-20T14:33:00Z">
        <w:r w:rsidR="002F3146" w:rsidDel="000C6808">
          <w:delText xml:space="preserve"> </w:delText>
        </w:r>
        <w:r w:rsidR="006A5322" w:rsidDel="000C6808">
          <w:delText>The c</w:delText>
        </w:r>
      </w:del>
      <w:r w:rsidR="006A5322">
        <w:t xml:space="preserve">ode generation </w:t>
      </w:r>
      <w:r w:rsidR="00CA11B9">
        <w:t xml:space="preserve">from the model </w:t>
      </w:r>
      <w:ins w:id="193" w:author="Paige, Richard" w:date="2020-07-20T14:33:00Z">
        <w:r w:rsidR="000C6808">
          <w:t xml:space="preserve">has the potential to </w:t>
        </w:r>
      </w:ins>
      <w:r w:rsidR="00CA11B9">
        <w:t>eliminate</w:t>
      </w:r>
      <w:del w:id="194" w:author="Paige, Richard" w:date="2020-07-20T14:33:00Z">
        <w:r w:rsidR="00CA11B9" w:rsidDel="000C6808">
          <w:delText>s the</w:delText>
        </w:r>
      </w:del>
      <w:r w:rsidR="00CA11B9">
        <w:t xml:space="preserve"> boilerplate code </w:t>
      </w:r>
      <w:r w:rsidR="006A5322">
        <w:t xml:space="preserve">and the ability to transform </w:t>
      </w:r>
      <w:r w:rsidR="006500AF">
        <w:t xml:space="preserve">the </w:t>
      </w:r>
      <w:r w:rsidR="006A5322">
        <w:t xml:space="preserve">model to another model </w:t>
      </w:r>
      <w:r w:rsidR="00CA11B9">
        <w:t>provides flexibility in</w:t>
      </w:r>
      <w:del w:id="195" w:author="Paige, Richard" w:date="2020-07-20T14:33:00Z">
        <w:r w:rsidR="00CA11B9" w:rsidDel="000C6808">
          <w:delText xml:space="preserve"> the</w:delText>
        </w:r>
      </w:del>
      <w:r w:rsidR="00CA11B9">
        <w:t xml:space="preserve"> development. These MDE methods</w:t>
      </w:r>
      <w:ins w:id="196" w:author="Paige, Richard" w:date="2020-07-20T14:33:00Z">
        <w:r w:rsidR="000C6808">
          <w:t xml:space="preserve"> arguably can</w:t>
        </w:r>
      </w:ins>
      <w:r w:rsidR="00CA11B9">
        <w:t xml:space="preserve"> reduce software </w:t>
      </w:r>
      <w:r w:rsidR="006A5322">
        <w:t xml:space="preserve">development time and cost. </w:t>
      </w:r>
    </w:p>
    <w:p w14:paraId="4B21FAD8" w14:textId="77777777" w:rsidR="008307EE" w:rsidRPr="002D1701" w:rsidRDefault="008307EE" w:rsidP="002D1701"/>
    <w:p w14:paraId="71A10BA7" w14:textId="77777777" w:rsidR="00A35981" w:rsidRDefault="00A35981" w:rsidP="00A35981">
      <w:pPr>
        <w:pStyle w:val="Heading2"/>
        <w:numPr>
          <w:ilvl w:val="1"/>
          <w:numId w:val="1"/>
        </w:numPr>
      </w:pPr>
      <w:bookmarkStart w:id="197" w:name="_Toc45724059"/>
      <w:commentRangeStart w:id="198"/>
      <w:r>
        <w:lastRenderedPageBreak/>
        <w:t xml:space="preserve">Safety Cases </w:t>
      </w:r>
      <w:commentRangeEnd w:id="198"/>
      <w:r w:rsidR="000A0992">
        <w:rPr>
          <w:rStyle w:val="CommentReference"/>
          <w:rFonts w:ascii="Times New Roman" w:eastAsiaTheme="minorHAnsi" w:hAnsi="Times New Roman" w:cstheme="minorBidi"/>
          <w:b w:val="0"/>
        </w:rPr>
        <w:commentReference w:id="198"/>
      </w:r>
      <w:r>
        <w:t xml:space="preserve">&amp; </w:t>
      </w:r>
      <w:commentRangeStart w:id="199"/>
      <w:r>
        <w:t>Goal Structuring Notation</w:t>
      </w:r>
      <w:bookmarkEnd w:id="197"/>
      <w:commentRangeEnd w:id="199"/>
      <w:r w:rsidR="002A0368">
        <w:rPr>
          <w:rStyle w:val="CommentReference"/>
          <w:rFonts w:ascii="Times New Roman" w:eastAsiaTheme="minorHAnsi" w:hAnsi="Times New Roman" w:cstheme="minorBidi"/>
          <w:b w:val="0"/>
        </w:rPr>
        <w:commentReference w:id="199"/>
      </w:r>
    </w:p>
    <w:p w14:paraId="4A49080B" w14:textId="77777777" w:rsidR="00622001" w:rsidRDefault="00622001" w:rsidP="001F0BD7">
      <w:pPr>
        <w:spacing w:after="0" w:line="240" w:lineRule="auto"/>
      </w:pPr>
    </w:p>
    <w:p w14:paraId="6EC669EE" w14:textId="3F73AEB8" w:rsidR="00622001" w:rsidRPr="00F84CD0" w:rsidRDefault="00622001" w:rsidP="001F0BD7">
      <w:pPr>
        <w:spacing w:after="0" w:line="240" w:lineRule="auto"/>
      </w:pPr>
      <w:r>
        <w:t xml:space="preserve">Safety </w:t>
      </w:r>
      <w:ins w:id="200" w:author="Paige, Richard" w:date="2020-07-20T14:34:00Z">
        <w:r w:rsidR="00107BAD">
          <w:t xml:space="preserve">is the condition of being protected from causing </w:t>
        </w:r>
      </w:ins>
      <w:del w:id="201" w:author="Paige, Richard" w:date="2020-07-20T14:34:00Z">
        <w:r w:rsidDel="00107BAD">
          <w:delText xml:space="preserve">means unlikely to cause </w:delText>
        </w:r>
      </w:del>
      <w:r>
        <w:t>danger, injury or risk. System safety is</w:t>
      </w:r>
      <w:ins w:id="202" w:author="Paige, Richard" w:date="2020-07-20T14:35:00Z">
        <w:r w:rsidR="00107BAD">
          <w:t xml:space="preserve"> the application of technical engineering and management processes to optimize safety in a system.</w:t>
        </w:r>
      </w:ins>
      <w:r>
        <w:t xml:space="preserve"> </w:t>
      </w:r>
      <w:del w:id="203" w:author="Paige, Richard" w:date="2020-07-20T14:35:00Z">
        <w:r w:rsidDel="00107BAD">
          <w:delText xml:space="preserve">similar to this definition. </w:delText>
        </w:r>
      </w:del>
      <w:r>
        <w:t>A safe system treats accidents as a control problem rather than a failure</w:t>
      </w:r>
      <w:ins w:id="204" w:author="Paige, Richard" w:date="2020-07-20T14:35:00Z">
        <w:r w:rsidR="00107BAD">
          <w:t>;</w:t>
        </w:r>
      </w:ins>
      <w:r>
        <w:t xml:space="preserve"> also, it tries to impose </w:t>
      </w:r>
      <w:r w:rsidR="00F774B8">
        <w:t>rest</w:t>
      </w:r>
      <w:ins w:id="205" w:author="Paige, Richard" w:date="2020-07-20T14:36:00Z">
        <w:r w:rsidR="00107BAD">
          <w:t>rictions</w:t>
        </w:r>
      </w:ins>
      <w:del w:id="206" w:author="Paige, Richard" w:date="2020-07-20T14:36:00Z">
        <w:r w:rsidR="00F774B8" w:rsidDel="00107BAD">
          <w:delText>raints</w:delText>
        </w:r>
      </w:del>
      <w:r>
        <w:t xml:space="preserve"> </w:t>
      </w:r>
      <w:r w:rsidR="00F526FA">
        <w:t>on</w:t>
      </w:r>
      <w:r>
        <w:t xml:space="preserve"> </w:t>
      </w:r>
      <w:del w:id="207" w:author="Paige, Richard" w:date="2020-07-20T14:36:00Z">
        <w:r w:rsidDel="00107BAD">
          <w:delText xml:space="preserve">the </w:delText>
        </w:r>
      </w:del>
      <w:r>
        <w:t xml:space="preserve">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w:t>
      </w:r>
      <w:del w:id="208" w:author="Paige, Richard" w:date="2020-07-20T14:36:00Z">
        <w:r w:rsidR="00294E2D" w:rsidDel="00107BAD">
          <w:delText>d</w:delText>
        </w:r>
      </w:del>
      <w:r w:rsidR="00355048">
        <w:t>, reliable systems could be unsafe</w:t>
      </w:r>
      <w:ins w:id="209" w:author="Paige, Richard" w:date="2020-07-20T14:36:00Z">
        <w:r w:rsidR="00107BAD">
          <w:t>;</w:t>
        </w:r>
      </w:ins>
      <w:r w:rsidR="00355048">
        <w:t xml:space="preserve"> </w:t>
      </w:r>
      <w:r w:rsidR="00DF3A1E">
        <w:t>on the other hand,</w:t>
      </w:r>
      <w:r w:rsidR="00355048">
        <w:t xml:space="preserve"> safe systems could be unreliable. These two</w:t>
      </w:r>
      <w:r w:rsidR="00D663AB">
        <w:t xml:space="preserve"> </w:t>
      </w:r>
      <w:r w:rsidR="00EA5E5C">
        <w:t>properties</w:t>
      </w:r>
      <w:r w:rsidR="00355048">
        <w:t xml:space="preserve"> are not depend</w:t>
      </w:r>
      <w:ins w:id="210" w:author="Paige, Richard" w:date="2020-07-20T14:36:00Z">
        <w:r w:rsidR="00107BAD">
          <w:t>ent</w:t>
        </w:r>
      </w:ins>
      <w:del w:id="211" w:author="Paige, Richard" w:date="2020-07-20T14:36:00Z">
        <w:r w:rsidR="00D663AB" w:rsidDel="00107BAD">
          <w:delText>ing</w:delText>
        </w:r>
      </w:del>
      <w:r w:rsidR="00D663AB">
        <w:t xml:space="preserve"> on</w:t>
      </w:r>
      <w:r w:rsidR="00355048">
        <w:t xml:space="preserve"> each other. </w:t>
      </w:r>
      <w:commentRangeStart w:id="212"/>
      <w:r w:rsidR="00294E2D">
        <w:t xml:space="preserve">A safety-critical system </w:t>
      </w:r>
      <w:del w:id="213" w:author="Paige, Richard" w:date="2020-07-20T14:36:00Z">
        <w:r w:rsidR="00294E2D" w:rsidDel="00107BAD">
          <w:delText xml:space="preserve">means </w:delText>
        </w:r>
      </w:del>
      <w:ins w:id="214" w:author="Paige, Richard" w:date="2020-07-20T14:36:00Z">
        <w:r w:rsidR="00107BAD">
          <w:t>is</w:t>
        </w:r>
        <w:r w:rsidR="00107BAD">
          <w:t xml:space="preserve"> </w:t>
        </w:r>
      </w:ins>
      <w:r w:rsidR="00294E2D">
        <w:t xml:space="preserve">a system that can handle </w:t>
      </w:r>
      <w:r w:rsidR="00D10EE4">
        <w:t xml:space="preserve">component </w:t>
      </w:r>
      <w:r w:rsidR="00294E2D">
        <w:t>failure</w:t>
      </w:r>
      <w:ins w:id="215" w:author="Paige, Richard" w:date="2020-07-20T14:36:00Z">
        <w:r w:rsidR="00107BAD">
          <w:t>s and</w:t>
        </w:r>
      </w:ins>
      <w:r w:rsidR="00294E2D">
        <w:t xml:space="preserve"> accidents</w:t>
      </w:r>
      <w:commentRangeEnd w:id="212"/>
      <w:r w:rsidR="00107BAD">
        <w:rPr>
          <w:rStyle w:val="CommentReference"/>
        </w:rPr>
        <w:commentReference w:id="212"/>
      </w:r>
      <w:r w:rsidR="00294E2D">
        <w:t xml:space="preserve">. </w:t>
      </w:r>
      <w:r w:rsidR="00E0303B">
        <w:t xml:space="preserve">Designing these kinds of systems is </w:t>
      </w:r>
      <w:del w:id="216" w:author="Paige, Richard" w:date="2020-07-20T14:36:00Z">
        <w:r w:rsidR="00E0303B" w:rsidDel="00107BAD">
          <w:delText>harder than others</w:delText>
        </w:r>
      </w:del>
      <w:ins w:id="217" w:author="Paige, Richard" w:date="2020-07-20T14:36:00Z">
        <w:r w:rsidR="00107BAD">
          <w:t>challenging, and it ofte</w:t>
        </w:r>
      </w:ins>
      <w:ins w:id="218" w:author="Paige, Richard" w:date="2020-07-20T14:37:00Z">
        <w:r w:rsidR="00107BAD">
          <w:t xml:space="preserve">n involves the creation and evaluation of a </w:t>
        </w:r>
        <w:r w:rsidR="00107BAD">
          <w:rPr>
            <w:i/>
            <w:iCs/>
          </w:rPr>
          <w:t>safety case</w:t>
        </w:r>
      </w:ins>
      <w:r w:rsidR="00E0303B">
        <w:t xml:space="preserve">. </w:t>
      </w:r>
      <w:del w:id="219" w:author="Paige, Richard" w:date="2020-07-20T14:37:00Z">
        <w:r w:rsidR="00E0303B" w:rsidDel="00107BAD">
          <w:delText xml:space="preserve">Safety cases created for detecting the potential safety cases in the system’s design. </w:delText>
        </w:r>
      </w:del>
      <w:r w:rsidR="006A2590">
        <w:t>Kelly [5] defines safety cases as</w:t>
      </w:r>
      <w:ins w:id="220" w:author="Paige, Richard" w:date="2020-07-20T14:37:00Z">
        <w:r w:rsidR="00107BAD">
          <w:t xml:space="preserve"> follows:</w:t>
        </w:r>
      </w:ins>
      <w:r w:rsidR="006A2590">
        <w:t xml:space="preserve"> “A safety case should communicate a clear, comprehensive and defensible argument that a system is acceptably safe to </w:t>
      </w:r>
      <w:r w:rsidR="007A0770">
        <w:t>operate in a particular context</w:t>
      </w:r>
      <w:r w:rsidR="006A2590">
        <w:t>”.</w:t>
      </w:r>
    </w:p>
    <w:p w14:paraId="4CDACACB" w14:textId="77777777" w:rsidR="00F84CD0" w:rsidRDefault="00F84CD0" w:rsidP="00F84CD0">
      <w:pPr>
        <w:spacing w:after="0" w:line="240" w:lineRule="auto"/>
        <w:jc w:val="left"/>
        <w:rPr>
          <w:rFonts w:ascii="Segoe UI" w:eastAsia="Times New Roman" w:hAnsi="Segoe UI" w:cs="Segoe UI"/>
          <w:sz w:val="21"/>
          <w:szCs w:val="21"/>
          <w:lang w:eastAsia="en-CA"/>
        </w:rPr>
      </w:pPr>
    </w:p>
    <w:p w14:paraId="00A2A6FD" w14:textId="4C9C0557" w:rsidR="004F34D0" w:rsidRDefault="00631BE4" w:rsidP="004F34D0">
      <w:pPr>
        <w:rPr>
          <w:lang w:eastAsia="en-CA"/>
        </w:rPr>
      </w:pPr>
      <w:r>
        <w:rPr>
          <w:lang w:eastAsia="en-CA"/>
        </w:rPr>
        <w:t xml:space="preserve">Ensuring safety </w:t>
      </w:r>
      <w:ins w:id="221" w:author="Paige, Richard" w:date="2020-07-20T14:37:00Z">
        <w:r w:rsidR="00107BAD">
          <w:rPr>
            <w:lang w:eastAsia="en-CA"/>
          </w:rPr>
          <w:t>of</w:t>
        </w:r>
      </w:ins>
      <w:del w:id="222" w:author="Paige, Richard" w:date="2020-07-20T14:37:00Z">
        <w:r w:rsidDel="00107BAD">
          <w:rPr>
            <w:lang w:eastAsia="en-CA"/>
          </w:rPr>
          <w:delText>in</w:delText>
        </w:r>
      </w:del>
      <w:r>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ins w:id="223" w:author="Paige, Richard" w:date="2020-07-20T14:37:00Z">
        <w:r w:rsidR="00107BAD">
          <w:rPr>
            <w:lang w:eastAsia="en-CA"/>
          </w:rPr>
          <w:t>ly used</w:t>
        </w:r>
      </w:ins>
      <w:r w:rsidR="001C432D">
        <w:rPr>
          <w:lang w:eastAsia="en-CA"/>
        </w:rPr>
        <w:t xml:space="preserve"> ones is </w:t>
      </w:r>
      <w:commentRangeStart w:id="224"/>
      <w:r w:rsidR="004F34D0">
        <w:rPr>
          <w:lang w:eastAsia="en-CA"/>
        </w:rPr>
        <w:t xml:space="preserve">STAMP </w:t>
      </w:r>
      <w:r w:rsidR="00B0455F">
        <w:rPr>
          <w:lang w:eastAsia="en-CA"/>
        </w:rPr>
        <w:t>(System-Theoretic Accident Model and Processes)</w:t>
      </w:r>
      <w:commentRangeEnd w:id="224"/>
      <w:r w:rsidR="00107BAD">
        <w:rPr>
          <w:rStyle w:val="CommentReference"/>
        </w:rPr>
        <w:commentReference w:id="224"/>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ins w:id="225" w:author="Paige, Richard" w:date="2020-07-20T14:38:00Z">
        <w:r w:rsidR="00107BAD">
          <w:rPr>
            <w:lang w:eastAsia="en-CA"/>
          </w:rPr>
          <w:t xml:space="preserve">was </w:t>
        </w:r>
      </w:ins>
      <w:r w:rsidR="00F70F6A">
        <w:rPr>
          <w:lang w:eastAsia="en-CA"/>
        </w:rPr>
        <w:t xml:space="preserve">developed for general safety-critical systems not specifically for software systems. Thus, it lacks some aspects </w:t>
      </w:r>
      <w:ins w:id="226" w:author="Paige, Richard" w:date="2020-07-20T14:38:00Z">
        <w:r w:rsidR="00107BAD">
          <w:rPr>
            <w:lang w:eastAsia="en-CA"/>
          </w:rPr>
          <w:t>pertitentn to the development of software intensive systems</w:t>
        </w:r>
      </w:ins>
      <w:del w:id="227" w:author="Paige, Richard" w:date="2020-07-20T14:38:00Z">
        <w:r w:rsidR="00F70F6A" w:rsidDel="00107BAD">
          <w:rPr>
            <w:lang w:eastAsia="en-CA"/>
          </w:rPr>
          <w:delText>of software development methods</w:delText>
        </w:r>
      </w:del>
      <w:r w:rsidR="00F70F6A">
        <w:rPr>
          <w:lang w:eastAsia="en-CA"/>
        </w:rPr>
        <w:t xml:space="preserve">. On the other hand, </w:t>
      </w:r>
      <w:commentRangeStart w:id="228"/>
      <w:r w:rsidR="004F34D0">
        <w:rPr>
          <w:lang w:eastAsia="en-CA"/>
        </w:rPr>
        <w:t>STPA</w:t>
      </w:r>
      <w:r w:rsidR="00B0455F">
        <w:rPr>
          <w:lang w:eastAsia="en-CA"/>
        </w:rPr>
        <w:t xml:space="preserve"> (System-Theoretic Process Analysis)</w:t>
      </w:r>
      <w:r w:rsidR="009952F0">
        <w:rPr>
          <w:lang w:eastAsia="en-CA"/>
        </w:rPr>
        <w:t xml:space="preserve"> </w:t>
      </w:r>
      <w:commentRangeEnd w:id="228"/>
      <w:r w:rsidR="00107BAD">
        <w:rPr>
          <w:rStyle w:val="CommentReference"/>
        </w:rPr>
        <w:commentReference w:id="228"/>
      </w:r>
      <w:r w:rsidR="00F70F6A">
        <w:rPr>
          <w:lang w:eastAsia="en-CA"/>
        </w:rPr>
        <w:t xml:space="preserve">is developed for safety-critical software development. It </w:t>
      </w:r>
      <w:ins w:id="229" w:author="Paige, Richard" w:date="2020-07-20T14:38:00Z">
        <w:r w:rsidR="00107BAD">
          <w:rPr>
            <w:lang w:eastAsia="en-CA"/>
          </w:rPr>
          <w:t xml:space="preserve">aims </w:t>
        </w:r>
      </w:ins>
      <w:r w:rsidR="00F70F6A">
        <w:rPr>
          <w:lang w:eastAsia="en-CA"/>
        </w:rPr>
        <w:t xml:space="preserve">fills the gaps between safety-critical software development methods and STAMP. STPA </w:t>
      </w:r>
      <w:r w:rsidR="009952F0">
        <w:rPr>
          <w:lang w:eastAsia="en-CA"/>
        </w:rPr>
        <w:t>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w:t>
      </w:r>
      <w:ins w:id="230" w:author="Paige, Richard" w:date="2020-07-20T14:38:00Z">
        <w:r w:rsidR="00107BAD">
          <w:rPr>
            <w:lang w:eastAsia="en-CA"/>
          </w:rPr>
          <w:t xml:space="preserve">intended to be </w:t>
        </w:r>
      </w:ins>
      <w:r w:rsidR="00B9417D">
        <w:rPr>
          <w:lang w:eastAsia="en-CA"/>
        </w:rPr>
        <w:t>easier for designers and safety engineers.</w:t>
      </w:r>
    </w:p>
    <w:p w14:paraId="7AECF832" w14:textId="47F9EF38"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w:t>
      </w:r>
      <w:commentRangeStart w:id="231"/>
      <w:r w:rsidR="002C7415">
        <w:rPr>
          <w:lang w:eastAsia="en-CA"/>
        </w:rPr>
        <w:t xml:space="preserve">so it </w:t>
      </w:r>
      <w:r>
        <w:rPr>
          <w:lang w:eastAsia="en-CA"/>
        </w:rPr>
        <w:t xml:space="preserve">starts </w:t>
      </w:r>
      <w:commentRangeEnd w:id="231"/>
      <w:r w:rsidR="00107BAD">
        <w:rPr>
          <w:rStyle w:val="CommentReference"/>
        </w:rPr>
        <w:commentReference w:id="231"/>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r w:rsidR="008A56E1">
        <w:rPr>
          <w:lang w:eastAsia="en-CA"/>
        </w:rPr>
        <w:t xml:space="preserve"> Safety cases are a </w:t>
      </w:r>
      <w:del w:id="232" w:author="Paige, Richard" w:date="2020-07-20T14:39:00Z">
        <w:r w:rsidR="008A56E1" w:rsidDel="002A0368">
          <w:rPr>
            <w:lang w:eastAsia="en-CA"/>
          </w:rPr>
          <w:delText xml:space="preserve">very </w:delText>
        </w:r>
      </w:del>
      <w:r w:rsidR="008A56E1">
        <w:rPr>
          <w:lang w:eastAsia="en-CA"/>
        </w:rPr>
        <w:t xml:space="preserve">crucial part of the safety systems design process. </w:t>
      </w:r>
      <w:r w:rsidR="00EF26F8">
        <w:rPr>
          <w:lang w:eastAsia="en-CA"/>
        </w:rPr>
        <w:t xml:space="preserve">Each safety-critical industry has its standards for safety besides every safety case and its evidence must be objective and meet the safety requirements [6]. </w:t>
      </w:r>
      <w:ins w:id="233" w:author="Paige, Richard" w:date="2020-07-20T14:39:00Z">
        <w:r w:rsidR="002A0368">
          <w:rPr>
            <w:lang w:eastAsia="en-CA"/>
          </w:rPr>
          <w:t xml:space="preserve">Many safety cases are expressed in a textual format, as a lengthy document with many sections and subsections covering risk, process stages, types of evidence, and cross-references between sections. </w:t>
        </w:r>
      </w:ins>
      <w:r w:rsidR="00A72B14">
        <w:rPr>
          <w:lang w:eastAsia="en-CA"/>
        </w:rPr>
        <w:t xml:space="preserve">Using </w:t>
      </w:r>
      <w:ins w:id="234" w:author="Paige, Richard" w:date="2020-07-20T14:39:00Z">
        <w:r w:rsidR="002A0368">
          <w:rPr>
            <w:lang w:eastAsia="en-CA"/>
          </w:rPr>
          <w:t>a</w:t>
        </w:r>
      </w:ins>
      <w:del w:id="235" w:author="Paige, Richard" w:date="2020-07-20T14:39:00Z">
        <w:r w:rsidR="00A72B14" w:rsidDel="002A0368">
          <w:rPr>
            <w:lang w:eastAsia="en-CA"/>
          </w:rPr>
          <w:delText>the</w:delText>
        </w:r>
      </w:del>
      <w:r w:rsidR="00A72B14">
        <w:rPr>
          <w:lang w:eastAsia="en-CA"/>
        </w:rPr>
        <w:t xml:space="preserve"> text-based</w:t>
      </w:r>
      <w:ins w:id="236" w:author="Paige, Richard" w:date="2020-07-20T14:39:00Z">
        <w:r w:rsidR="002A0368">
          <w:rPr>
            <w:lang w:eastAsia="en-CA"/>
          </w:rPr>
          <w:t xml:space="preserve"> </w:t>
        </w:r>
      </w:ins>
      <w:ins w:id="237" w:author="Paige, Richard" w:date="2020-07-20T14:40:00Z">
        <w:r w:rsidR="002A0368">
          <w:rPr>
            <w:lang w:eastAsia="en-CA"/>
          </w:rPr>
          <w:t>or document-based</w:t>
        </w:r>
      </w:ins>
      <w:r w:rsidR="00A72B14">
        <w:rPr>
          <w:lang w:eastAsia="en-CA"/>
        </w:rPr>
        <w:t xml:space="preserve"> format for defining safety cases might be </w:t>
      </w:r>
      <w:del w:id="238" w:author="Paige, Richard" w:date="2020-07-20T14:40:00Z">
        <w:r w:rsidR="00A72B14" w:rsidDel="002A0368">
          <w:rPr>
            <w:lang w:eastAsia="en-CA"/>
          </w:rPr>
          <w:delText xml:space="preserve">understandable </w:delText>
        </w:r>
      </w:del>
      <w:ins w:id="239" w:author="Paige, Richard" w:date="2020-07-20T14:40:00Z">
        <w:r w:rsidR="002A0368">
          <w:rPr>
            <w:lang w:eastAsia="en-CA"/>
          </w:rPr>
          <w:t>appropriate and understandable</w:t>
        </w:r>
        <w:r w:rsidR="002A0368">
          <w:rPr>
            <w:lang w:eastAsia="en-CA"/>
          </w:rPr>
          <w:t xml:space="preserve"> </w:t>
        </w:r>
      </w:ins>
      <w:r w:rsidR="00A72B14">
        <w:rPr>
          <w:lang w:eastAsia="en-CA"/>
        </w:rPr>
        <w:t xml:space="preserve">for smaller systems but the bigger the system the more complex its safety cases become. Goal Structuring Notation (GSN) is a graphical </w:t>
      </w:r>
      <w:del w:id="240" w:author="Paige, Richard" w:date="2020-07-20T14:40:00Z">
        <w:r w:rsidR="00A72B14" w:rsidDel="002A0368">
          <w:rPr>
            <w:lang w:eastAsia="en-CA"/>
          </w:rPr>
          <w:delText>solution to this problem</w:delText>
        </w:r>
      </w:del>
      <w:ins w:id="241" w:author="Paige, Richard" w:date="2020-07-20T14:40:00Z">
        <w:r w:rsidR="002A0368">
          <w:rPr>
            <w:lang w:eastAsia="en-CA"/>
          </w:rPr>
          <w:t>approach to representing and modeling safety cases</w:t>
        </w:r>
      </w:ins>
      <w:r w:rsidR="00A72B14">
        <w:rPr>
          <w:lang w:eastAsia="en-CA"/>
        </w:rPr>
        <w:t>. It is widely used in the safety-critical industries</w:t>
      </w:r>
      <w:ins w:id="242" w:author="Paige, Richard" w:date="2020-07-20T14:40:00Z">
        <w:r w:rsidR="002A0368">
          <w:rPr>
            <w:lang w:eastAsia="en-CA"/>
          </w:rPr>
          <w:t>, particularly in avionics and aerospace</w:t>
        </w:r>
      </w:ins>
      <w:r w:rsidR="00A72B14">
        <w:rPr>
          <w:lang w:eastAsia="en-CA"/>
        </w:rPr>
        <w:t xml:space="preserve">. GSN represents every argument and their relationships </w:t>
      </w:r>
      <w:del w:id="243" w:author="Paige, Richard" w:date="2020-07-20T14:40:00Z">
        <w:r w:rsidR="00A72B14" w:rsidDel="002A0368">
          <w:rPr>
            <w:lang w:eastAsia="en-CA"/>
          </w:rPr>
          <w:delText xml:space="preserve">in the safety cases </w:delText>
        </w:r>
      </w:del>
      <w:r w:rsidR="00A72B14">
        <w:rPr>
          <w:lang w:eastAsia="en-CA"/>
        </w:rPr>
        <w:t>[7].</w:t>
      </w:r>
      <w:r w:rsidR="00F707C2">
        <w:rPr>
          <w:lang w:eastAsia="en-CA"/>
        </w:rPr>
        <w:t xml:space="preserve"> It is easier to see the safety claims and their evidence in the GSN diagrams rather than text-based ones.</w:t>
      </w:r>
      <w:r w:rsidR="00B42DE4">
        <w:rPr>
          <w:lang w:eastAsia="en-CA"/>
        </w:rPr>
        <w:t xml:space="preserve"> Designing the system is just the beginning of the system’s lifecycle. Safety-critical systems require maintenance like any other system. As shown in the [8], using GSN diagrams </w:t>
      </w:r>
      <w:del w:id="244" w:author="Paige, Richard" w:date="2020-07-20T14:40:00Z">
        <w:r w:rsidR="00B42DE4" w:rsidDel="002A0368">
          <w:rPr>
            <w:lang w:eastAsia="en-CA"/>
          </w:rPr>
          <w:delText xml:space="preserve">would </w:delText>
        </w:r>
      </w:del>
      <w:ins w:id="245" w:author="Paige, Richard" w:date="2020-07-20T14:40:00Z">
        <w:r w:rsidR="002A0368">
          <w:rPr>
            <w:lang w:eastAsia="en-CA"/>
          </w:rPr>
          <w:t xml:space="preserve">can potentially </w:t>
        </w:r>
      </w:ins>
      <w:r w:rsidR="00B42DE4">
        <w:rPr>
          <w:lang w:eastAsia="en-CA"/>
        </w:rPr>
        <w:t>make it easier to maintain the system and safety case change process.</w:t>
      </w:r>
    </w:p>
    <w:p w14:paraId="6FFA9085" w14:textId="77777777" w:rsidR="008307EE" w:rsidRPr="00F84CD0" w:rsidRDefault="008307EE" w:rsidP="004F34D0">
      <w:pPr>
        <w:rPr>
          <w:lang w:eastAsia="en-CA"/>
        </w:rPr>
      </w:pPr>
    </w:p>
    <w:p w14:paraId="7A873B85" w14:textId="77777777" w:rsidR="00A35981" w:rsidRDefault="00A35981" w:rsidP="00A35981">
      <w:pPr>
        <w:pStyle w:val="Heading2"/>
        <w:numPr>
          <w:ilvl w:val="1"/>
          <w:numId w:val="1"/>
        </w:numPr>
      </w:pPr>
      <w:bookmarkStart w:id="246" w:name="_Toc45724060"/>
      <w:r>
        <w:t>Epsilon</w:t>
      </w:r>
      <w:bookmarkEnd w:id="246"/>
    </w:p>
    <w:p w14:paraId="31034B3D" w14:textId="77777777" w:rsidR="00A134E9" w:rsidRPr="00A134E9" w:rsidRDefault="00A134E9" w:rsidP="00A134E9"/>
    <w:p w14:paraId="666A289E" w14:textId="50721887" w:rsidR="00A134E9" w:rsidRDefault="00A134E9" w:rsidP="00A134E9">
      <w:r>
        <w:t>Epsilon</w:t>
      </w:r>
      <w:r w:rsidR="0037734A">
        <w:t xml:space="preserve"> (Extensible Platform of Integrated Languages for mOdel maNagement) is a platform for model management operations such as validation, transformation or code generation [</w:t>
      </w:r>
      <w:r w:rsidR="002E00E5">
        <w:t>9], [</w:t>
      </w:r>
      <w:r w:rsidR="0037734A">
        <w:t>10].</w:t>
      </w:r>
      <w:r w:rsidR="0063671A">
        <w:t xml:space="preserve"> Epsilon has ten different languages for different model management tasks. Epsilon Object Language (EOL) is the </w:t>
      </w:r>
      <w:r w:rsidR="004B532A">
        <w:t>base</w:t>
      </w:r>
      <w:r w:rsidR="0063671A">
        <w:t xml:space="preserve"> language for all other task-specific Epsilon languages</w:t>
      </w:r>
      <w:r w:rsidR="004B532A">
        <w:t xml:space="preserve"> [11]</w:t>
      </w:r>
      <w:r w:rsidR="0063671A">
        <w:t xml:space="preserve">. All other languages inherited from EOL and they all use EOL syntax for reducing repetition and </w:t>
      </w:r>
      <w:r w:rsidR="0063671A" w:rsidRPr="0063671A">
        <w:t xml:space="preserve">better intelligibility </w:t>
      </w:r>
      <w:r w:rsidR="0063671A">
        <w:t>[10].</w:t>
      </w:r>
      <w:r w:rsidR="00653C4E">
        <w:t xml:space="preserve"> </w:t>
      </w:r>
      <w:r w:rsidR="00F520E7">
        <w:t>Kolov</w:t>
      </w:r>
      <w:r w:rsidR="00505B28">
        <w:t>o</w:t>
      </w:r>
      <w:r w:rsidR="00F520E7">
        <w:t>s</w:t>
      </w:r>
      <w:r w:rsidR="00505B28">
        <w:t xml:space="preserve"> et al. </w:t>
      </w:r>
      <w:r w:rsidR="00FD4519">
        <w:t xml:space="preserve">[10] </w:t>
      </w:r>
      <w:r w:rsidR="00505B28">
        <w:t xml:space="preserve">state that EOL’s main aim is to be a core language </w:t>
      </w:r>
      <w:r w:rsidR="00505B28" w:rsidRPr="00FD4519">
        <w:t>for</w:t>
      </w:r>
      <w:r w:rsidR="00505B28" w:rsidRPr="00FD4519">
        <w:rPr>
          <w:i/>
        </w:rPr>
        <w:t xml:space="preserve"> higher-level task-specific</w:t>
      </w:r>
      <w:r w:rsidR="00505B28">
        <w:t xml:space="preserve"> languages, however; it can </w:t>
      </w:r>
      <w:r w:rsidR="00AC2CF3">
        <w:t xml:space="preserve">also </w:t>
      </w:r>
      <w:r w:rsidR="00505B28">
        <w:t xml:space="preserve">be used for model access and modification </w:t>
      </w:r>
      <w:r w:rsidR="00AC2CF3">
        <w:t>operations</w:t>
      </w:r>
      <w:r w:rsidR="00505B28">
        <w:t>.</w:t>
      </w:r>
      <w:r w:rsidR="001F0FAC">
        <w:t xml:space="preserve"> </w:t>
      </w:r>
      <w:commentRangeStart w:id="247"/>
      <w:del w:id="248" w:author="Paige, Richard" w:date="2020-07-20T14:51:00Z">
        <w:r w:rsidR="001F0FAC" w:rsidDel="000A0992">
          <w:delText xml:space="preserve">That’s why the Astah GSN driver developed for EOL so it </w:delText>
        </w:r>
        <w:r w:rsidR="00DA4D9F" w:rsidDel="000A0992">
          <w:delText>could</w:delText>
        </w:r>
        <w:r w:rsidR="00C4526B" w:rsidDel="000A0992">
          <w:delText xml:space="preserve"> be used </w:delText>
        </w:r>
        <w:r w:rsidR="001F0FAC" w:rsidDel="000A0992">
          <w:delText>from other task-specific Epsilon languages.</w:delText>
        </w:r>
        <w:commentRangeEnd w:id="247"/>
        <w:r w:rsidR="000A0992" w:rsidDel="000A0992">
          <w:rPr>
            <w:rStyle w:val="CommentReference"/>
          </w:rPr>
          <w:commentReference w:id="247"/>
        </w:r>
      </w:del>
    </w:p>
    <w:p w14:paraId="11A51DDA" w14:textId="19B29FFF" w:rsidR="00F50C56" w:rsidRDefault="000A0992" w:rsidP="00A134E9">
      <w:ins w:id="249" w:author="Paige, Richard" w:date="2020-07-20T14:52:00Z">
        <w:r>
          <w:t>Epsilon is modeling technology agnostic. This means that all languages in Epsilon, including EOL, can be used to access and manipulate models in a variety of modeling technologies, including EMF, XMI, spreadsheets, Simulink and numerous others. This is enabled by the Epsilon Model Connectivity (EMC) layer</w:t>
        </w:r>
      </w:ins>
      <w:ins w:id="250" w:author="Paige, Richard" w:date="2020-07-20T14:53:00Z">
        <w:r>
          <w:t>, which is based on the driver design pattern. Every modeling technology that is desired to be manipulated by Epsilon requires a</w:t>
        </w:r>
      </w:ins>
      <w:ins w:id="251" w:author="Paige, Richard" w:date="2020-07-20T14:54:00Z">
        <w:r>
          <w:t xml:space="preserve"> driver</w:t>
        </w:r>
      </w:ins>
      <w:ins w:id="252" w:author="Paige, Richard" w:date="2020-07-20T14:53:00Z">
        <w:r>
          <w:t xml:space="preserve">. </w:t>
        </w:r>
      </w:ins>
      <w:del w:id="253" w:author="Paige, Richard" w:date="2020-07-20T14:53:00Z">
        <w:r w:rsidR="004258AB" w:rsidDel="000A0992">
          <w:delText xml:space="preserve">All models require the Epsilon Model Connectivity Layer (EMC) connection to work in the Epsilon platform. </w:delText>
        </w:r>
        <w:r w:rsidR="00464F68" w:rsidDel="000A0992">
          <w:delText xml:space="preserve">Astah GSN driver uses </w:delText>
        </w:r>
        <w:r w:rsidR="007E2ABE" w:rsidDel="000A0992">
          <w:delText xml:space="preserve">the </w:delText>
        </w:r>
        <w:r w:rsidR="00464F68" w:rsidDel="000A0992">
          <w:delText xml:space="preserve">EMC layer to connect XMI model files to the Epsilon system. </w:delText>
        </w:r>
      </w:del>
      <w:r w:rsidR="00036350">
        <w:t xml:space="preserve">EMC abstracts </w:t>
      </w:r>
      <w:ins w:id="254" w:author="Paige, Richard" w:date="2020-07-20T14:54:00Z">
        <w:r>
          <w:t xml:space="preserve">from </w:t>
        </w:r>
      </w:ins>
      <w:r w:rsidR="00036350">
        <w:t xml:space="preserve">all different models </w:t>
      </w:r>
      <w:del w:id="255" w:author="Paige, Richard" w:date="2020-07-20T14:54:00Z">
        <w:r w:rsidR="00036350" w:rsidDel="000A0992">
          <w:delText xml:space="preserve">with </w:delText>
        </w:r>
      </w:del>
      <w:ins w:id="256" w:author="Paige, Richard" w:date="2020-07-20T14:54:00Z">
        <w:r>
          <w:t>using</w:t>
        </w:r>
        <w:r>
          <w:t xml:space="preserve"> </w:t>
        </w:r>
      </w:ins>
      <w:r w:rsidR="00F05CCE">
        <w:t xml:space="preserve">the </w:t>
      </w:r>
      <w:r w:rsidR="00036350">
        <w:t xml:space="preserve">IModel interface </w:t>
      </w:r>
      <w:r w:rsidR="0037734A">
        <w:t>[10</w:t>
      </w:r>
      <w:r w:rsidR="007E2ABE">
        <w:t>]</w:t>
      </w:r>
      <w:r w:rsidR="00036350">
        <w:t>.</w:t>
      </w:r>
      <w:r w:rsidR="00F05CCE">
        <w:t xml:space="preserve"> </w:t>
      </w:r>
      <w:r w:rsidR="0037734A">
        <w:t>The Epsilon Book [10</w:t>
      </w:r>
      <w:r w:rsidR="00E43636">
        <w:t xml:space="preserve">] explains that the </w:t>
      </w:r>
      <w:r w:rsidR="00F05CCE">
        <w:t>EMC layer handles the file and model operations such as model loading, type&amp;ownership operations and creation/deletion/modification operations on the model.</w:t>
      </w:r>
      <w:r w:rsidR="000E2DE4">
        <w:t xml:space="preserve"> All these operations could and should be customized for each model</w:t>
      </w:r>
      <w:ins w:id="257" w:author="Paige, Richard" w:date="2020-07-20T14:55:00Z">
        <w:r>
          <w:t>imng technology</w:t>
        </w:r>
      </w:ins>
      <w:r w:rsidR="000E2DE4">
        <w:t xml:space="preserve">. Some of the model connectivity </w:t>
      </w:r>
      <w:del w:id="258" w:author="Paige, Richard" w:date="2020-07-20T14:54:00Z">
        <w:r w:rsidR="000E2DE4" w:rsidDel="000A0992">
          <w:delText xml:space="preserve">layers </w:delText>
        </w:r>
      </w:del>
      <w:ins w:id="259" w:author="Paige, Richard" w:date="2020-07-20T14:54:00Z">
        <w:r>
          <w:t>drivers</w:t>
        </w:r>
        <w:r>
          <w:t xml:space="preserve"> </w:t>
        </w:r>
      </w:ins>
      <w:r w:rsidR="000E2DE4">
        <w:t>such as</w:t>
      </w:r>
      <w:del w:id="260" w:author="Paige, Richard" w:date="2020-07-20T14:54:00Z">
        <w:r w:rsidR="000E2DE4" w:rsidDel="000A0992">
          <w:delText xml:space="preserve"> the</w:delText>
        </w:r>
      </w:del>
      <w:r w:rsidR="000E2DE4">
        <w:t xml:space="preserve"> Plain-XML or UML model come with Epsilon installation. However, for other models, users need to create a new driver or may check the Epsilon Labs GitHub repository for the driver.</w:t>
      </w:r>
    </w:p>
    <w:p w14:paraId="2D611B0D" w14:textId="015788C2" w:rsidR="000A0992" w:rsidRDefault="00765133" w:rsidP="003F1BFA">
      <w:pPr>
        <w:rPr>
          <w:ins w:id="261" w:author="Paige, Richard" w:date="2020-07-20T14:55:00Z"/>
        </w:rPr>
      </w:pPr>
      <w:r>
        <w:t>Epsilon supports most of the common models like UML, EMF, XML and many others. Nonetheless, it doesn’t support every existing model. Drivers are needed to work on models in the Epsilon platform and many commercial model</w:t>
      </w:r>
      <w:ins w:id="262" w:author="Paige, Richard" w:date="2020-07-20T14:55:00Z">
        <w:r w:rsidR="000A0992">
          <w:t>ing</w:t>
        </w:r>
      </w:ins>
      <w:r>
        <w:t xml:space="preserve"> tools don’t have a driver for the Epsilon. </w:t>
      </w:r>
      <w:r w:rsidR="00733CF3">
        <w:t xml:space="preserve">Most of the commercial tools are not open-source thus developing Epsilon drivers for these tools </w:t>
      </w:r>
      <w:r w:rsidR="00837D4F">
        <w:t>is</w:t>
      </w:r>
      <w:r w:rsidR="00733CF3">
        <w:t xml:space="preserve"> harder.</w:t>
      </w:r>
      <w:r w:rsidR="00837D4F">
        <w:t xml:space="preserve"> This causes a technological gap between closed-source model tools and open-source model management tools [12]. Open-source model management tools like Epsilon are developing day by day but commercial tools are mostly stuck</w:t>
      </w:r>
      <w:r w:rsidR="00F0756E">
        <w:t xml:space="preserve"> in the same position</w:t>
      </w:r>
      <w:r w:rsidR="00837D4F">
        <w:t xml:space="preserve"> by their developers' support. </w:t>
      </w:r>
      <w:r w:rsidR="004019EF">
        <w:t>Using open-source model management tools instead of commercial model tools built-in management tools would benefit the company that is using these. However, developing an Epsilon driver for a commercial tool is a challenging task and it might take a serious amount of time.</w:t>
      </w:r>
      <w:r w:rsidR="003F1BFA">
        <w:t xml:space="preserve"> For instance, as demonstrated in [12], developing a driver for Rolls-Royce’s safety-critical systems is very challenging and the driver requires high-performance management for very big models.</w:t>
      </w:r>
      <w:ins w:id="263" w:author="Paige, Richard" w:date="2020-07-20T14:56:00Z">
        <w:r w:rsidR="000A0992">
          <w:t xml:space="preserve"> </w:t>
        </w:r>
      </w:ins>
    </w:p>
    <w:p w14:paraId="64C919C6" w14:textId="16CBB63B" w:rsidR="000A0992" w:rsidRDefault="000A0992" w:rsidP="003F1BFA">
      <w:ins w:id="264" w:author="Paige, Richard" w:date="2020-07-20T14:55:00Z">
        <w:r>
          <w:t>This project is at the intersection of Model-Driven Engineering and safety, focusing on bridging commercial and ope</w:t>
        </w:r>
      </w:ins>
      <w:ins w:id="265" w:author="Paige, Richard" w:date="2020-07-20T14:56:00Z">
        <w:r>
          <w:t xml:space="preserve">n-source tools. This will be carried out by developing an Epsilon driver for Astah GSN. Astah GSN is a commercial tool and does not provide an easy-to-use API for programmatically and externally manipulating models. Hence, it is useful to build an Epsilon driver for Astah GSN. </w:t>
        </w:r>
      </w:ins>
      <w:ins w:id="266" w:author="Paige, Richard" w:date="2020-07-20T14:57:00Z">
        <w:r>
          <w:t>As we will see, building this atop existing drivers, especially the XML driver for Epsilon, will allow us to produce a quality solution within the time constraints of this project.</w:t>
        </w:r>
      </w:ins>
    </w:p>
    <w:p w14:paraId="1BD33573" w14:textId="77777777" w:rsidR="007D783A" w:rsidRDefault="007D783A" w:rsidP="0060514A"/>
    <w:p w14:paraId="10B64756" w14:textId="77777777" w:rsidR="00C476FA" w:rsidRPr="00C476FA" w:rsidRDefault="007D783A" w:rsidP="007D783A">
      <w:pPr>
        <w:jc w:val="left"/>
      </w:pPr>
      <w:r>
        <w:br w:type="page"/>
      </w:r>
    </w:p>
    <w:p w14:paraId="3BDB5774" w14:textId="77777777" w:rsidR="001569F4" w:rsidRDefault="0078223B" w:rsidP="00204182">
      <w:pPr>
        <w:pStyle w:val="Heading1"/>
        <w:numPr>
          <w:ilvl w:val="0"/>
          <w:numId w:val="1"/>
        </w:numPr>
      </w:pPr>
      <w:bookmarkStart w:id="267" w:name="_Toc45724061"/>
      <w:r>
        <w:lastRenderedPageBreak/>
        <w:t>REQUIREMENTS</w:t>
      </w:r>
      <w:bookmarkEnd w:id="267"/>
    </w:p>
    <w:p w14:paraId="68B6D33B" w14:textId="77777777" w:rsidR="00942B50" w:rsidRPr="00942B50" w:rsidRDefault="00942B50" w:rsidP="00942B50"/>
    <w:p w14:paraId="48D27352" w14:textId="77777777"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14:paraId="4C9EF86A" w14:textId="77777777"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14:paraId="09ACDC5E" w14:textId="77777777"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14:paraId="478EBE2A" w14:textId="77777777" w:rsidR="001940C9" w:rsidRDefault="001940C9" w:rsidP="00C3190D"/>
    <w:p w14:paraId="4A223E0E" w14:textId="77777777" w:rsidR="00486C14" w:rsidRDefault="00486C14" w:rsidP="00C3190D">
      <w:pPr>
        <w:rPr>
          <w:b/>
        </w:rPr>
      </w:pPr>
      <w:r w:rsidRPr="00486C14">
        <w:rPr>
          <w:b/>
        </w:rPr>
        <w:t xml:space="preserve">Epsilon Astah GSN </w:t>
      </w:r>
      <w:r w:rsidR="00EA4078">
        <w:rPr>
          <w:b/>
        </w:rPr>
        <w:t xml:space="preserve">Driver </w:t>
      </w:r>
      <w:r w:rsidRPr="00486C14">
        <w:rPr>
          <w:b/>
        </w:rPr>
        <w:t>Requirements:</w:t>
      </w:r>
    </w:p>
    <w:p w14:paraId="1EB36F09" w14:textId="77777777" w:rsidR="00F005DD" w:rsidRPr="00486C14" w:rsidRDefault="00F005DD" w:rsidP="00C3190D">
      <w:pPr>
        <w:rPr>
          <w:b/>
        </w:rPr>
      </w:pPr>
    </w:p>
    <w:p w14:paraId="64B77ED7" w14:textId="77777777" w:rsidR="00DD3FB9" w:rsidRDefault="00DD3FB9" w:rsidP="005C688D">
      <w:pPr>
        <w:pStyle w:val="ListParagraph"/>
        <w:numPr>
          <w:ilvl w:val="0"/>
          <w:numId w:val="3"/>
        </w:numPr>
      </w:pPr>
      <w:r>
        <w:t>Users should be able to load Astah GSN models into the Epsilon in Eclipse IDE.</w:t>
      </w:r>
    </w:p>
    <w:p w14:paraId="6E89DE63" w14:textId="77777777" w:rsidR="00F844C9" w:rsidRDefault="00F844C9" w:rsidP="0047650C"/>
    <w:p w14:paraId="3A256577" w14:textId="77777777" w:rsidR="0047650C" w:rsidRDefault="00561496" w:rsidP="005C688D">
      <w:pPr>
        <w:pStyle w:val="ListParagraph"/>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14:paraId="47B2567B" w14:textId="77777777" w:rsidR="0047650C" w:rsidRDefault="00F844C9" w:rsidP="005C688D">
      <w:pPr>
        <w:pStyle w:val="ListParagraph"/>
        <w:numPr>
          <w:ilvl w:val="1"/>
          <w:numId w:val="3"/>
        </w:numPr>
      </w:pPr>
      <w:r>
        <w:t>U</w:t>
      </w:r>
      <w:r w:rsidRPr="00F844C9">
        <w:t xml:space="preserve">sers should be able to </w:t>
      </w:r>
      <w:r w:rsidR="00A86382">
        <w:t xml:space="preserve">access the </w:t>
      </w:r>
      <w:r>
        <w:t>entire GSN model</w:t>
      </w:r>
    </w:p>
    <w:p w14:paraId="1FAC74C4" w14:textId="77777777" w:rsidR="00694EFF" w:rsidRDefault="00F844C9" w:rsidP="005C688D">
      <w:pPr>
        <w:pStyle w:val="ListParagraph"/>
        <w:numPr>
          <w:ilvl w:val="1"/>
          <w:numId w:val="3"/>
        </w:numPr>
      </w:pPr>
      <w:r>
        <w:t>U</w:t>
      </w:r>
      <w:r w:rsidRPr="00F844C9">
        <w:t>sers should be able to access</w:t>
      </w:r>
      <w:r>
        <w:t xml:space="preserve"> </w:t>
      </w:r>
      <w:r w:rsidRPr="00F844C9">
        <w:t>certain types of elements</w:t>
      </w:r>
    </w:p>
    <w:p w14:paraId="36085301" w14:textId="77777777" w:rsidR="00F844C9"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nodes</w:t>
      </w:r>
    </w:p>
    <w:p w14:paraId="786511FF"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14:paraId="58704C29" w14:textId="77777777" w:rsidR="009804FC" w:rsidRDefault="009F38C3" w:rsidP="005C688D">
      <w:pPr>
        <w:pStyle w:val="ListParagraph"/>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14:paraId="6726A9B8" w14:textId="77777777" w:rsidR="00F844C9" w:rsidRDefault="009F38C3" w:rsidP="005C688D">
      <w:pPr>
        <w:pStyle w:val="ListParagraph"/>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14:paraId="5149D61A" w14:textId="77777777" w:rsidR="00694EFF" w:rsidRDefault="00F844C9" w:rsidP="005C688D">
      <w:pPr>
        <w:pStyle w:val="ListParagraph"/>
        <w:numPr>
          <w:ilvl w:val="1"/>
          <w:numId w:val="3"/>
        </w:numPr>
      </w:pPr>
      <w:r>
        <w:t>U</w:t>
      </w:r>
      <w:r w:rsidRPr="00F844C9">
        <w:t>sers should be able to access</w:t>
      </w:r>
      <w:r>
        <w:t xml:space="preserve"> </w:t>
      </w:r>
      <w:r w:rsidR="00170BFB">
        <w:t xml:space="preserve">a </w:t>
      </w:r>
      <w:r>
        <w:t>s</w:t>
      </w:r>
      <w:r w:rsidR="00694EFF">
        <w:t>pecific element</w:t>
      </w:r>
    </w:p>
    <w:p w14:paraId="18A7909E" w14:textId="77777777" w:rsidR="00F844C9" w:rsidRDefault="009F38C3" w:rsidP="005C688D">
      <w:pPr>
        <w:pStyle w:val="ListParagraph"/>
        <w:numPr>
          <w:ilvl w:val="2"/>
          <w:numId w:val="3"/>
        </w:numPr>
      </w:pPr>
      <w:r>
        <w:t>A</w:t>
      </w:r>
      <w:r w:rsidR="00F844C9" w:rsidRPr="00F844C9">
        <w:t>ccess</w:t>
      </w:r>
      <w:r>
        <w:t>ing a</w:t>
      </w:r>
      <w:r w:rsidR="00F844C9">
        <w:t xml:space="preserve"> specific node</w:t>
      </w:r>
    </w:p>
    <w:p w14:paraId="6F63C9D3"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a </w:t>
      </w:r>
      <w:r w:rsidR="00F844C9">
        <w:t>specific link</w:t>
      </w:r>
    </w:p>
    <w:p w14:paraId="624287FB" w14:textId="77777777" w:rsidR="00F005DD" w:rsidRDefault="00F005DD" w:rsidP="00F005DD"/>
    <w:p w14:paraId="2D678A6B" w14:textId="77777777" w:rsidR="009804FC" w:rsidRDefault="009804FC" w:rsidP="005C688D">
      <w:pPr>
        <w:pStyle w:val="ListParagraph"/>
        <w:numPr>
          <w:ilvl w:val="1"/>
          <w:numId w:val="3"/>
        </w:numPr>
      </w:pPr>
      <w:r>
        <w:lastRenderedPageBreak/>
        <w:t>Users should be able to access elements’ attribute values</w:t>
      </w:r>
    </w:p>
    <w:p w14:paraId="7835E35D" w14:textId="77777777" w:rsidR="009804FC" w:rsidRDefault="009F38C3" w:rsidP="005C688D">
      <w:pPr>
        <w:pStyle w:val="ListParagraph"/>
        <w:numPr>
          <w:ilvl w:val="2"/>
          <w:numId w:val="3"/>
        </w:numPr>
      </w:pPr>
      <w:r>
        <w:t>A</w:t>
      </w:r>
      <w:r w:rsidR="009804FC">
        <w:t>ccess</w:t>
      </w:r>
      <w:r>
        <w:t>ing an</w:t>
      </w:r>
      <w:r w:rsidR="009804FC">
        <w:t xml:space="preserve"> element’s content </w:t>
      </w:r>
    </w:p>
    <w:p w14:paraId="46606557" w14:textId="77777777" w:rsidR="009804FC" w:rsidRDefault="009F38C3" w:rsidP="005C688D">
      <w:pPr>
        <w:pStyle w:val="ListParagraph"/>
        <w:numPr>
          <w:ilvl w:val="2"/>
          <w:numId w:val="3"/>
        </w:numPr>
      </w:pPr>
      <w:r>
        <w:t>A</w:t>
      </w:r>
      <w:r w:rsidR="009804FC">
        <w:t>ccess</w:t>
      </w:r>
      <w:r>
        <w:t>ing an</w:t>
      </w:r>
      <w:r w:rsidR="009804FC">
        <w:t xml:space="preserve"> element’s ID</w:t>
      </w:r>
    </w:p>
    <w:p w14:paraId="7B1C8C80" w14:textId="77777777" w:rsidR="009804FC" w:rsidRDefault="009F38C3" w:rsidP="005C688D">
      <w:pPr>
        <w:pStyle w:val="ListParagraph"/>
        <w:numPr>
          <w:ilvl w:val="2"/>
          <w:numId w:val="3"/>
        </w:numPr>
      </w:pPr>
      <w:r>
        <w:t>A</w:t>
      </w:r>
      <w:r w:rsidR="009804FC">
        <w:t>ccess</w:t>
      </w:r>
      <w:r>
        <w:t>ing an</w:t>
      </w:r>
      <w:r w:rsidR="009804FC">
        <w:t xml:space="preserve"> element’s type </w:t>
      </w:r>
    </w:p>
    <w:p w14:paraId="1146F8CC" w14:textId="77777777" w:rsidR="009804FC" w:rsidRDefault="009F38C3" w:rsidP="005C688D">
      <w:pPr>
        <w:pStyle w:val="ListParagraph"/>
        <w:numPr>
          <w:ilvl w:val="2"/>
          <w:numId w:val="3"/>
        </w:numPr>
      </w:pPr>
      <w:r>
        <w:t>A</w:t>
      </w:r>
      <w:r w:rsidR="009804FC">
        <w:t>ccess</w:t>
      </w:r>
      <w:r>
        <w:t>ing an</w:t>
      </w:r>
      <w:r w:rsidR="009804FC">
        <w:t xml:space="preserve"> element’s XMI:ID</w:t>
      </w:r>
    </w:p>
    <w:p w14:paraId="6AC36BF8" w14:textId="77777777" w:rsidR="009804FC" w:rsidRDefault="009F38C3" w:rsidP="005C688D">
      <w:pPr>
        <w:pStyle w:val="ListParagraph"/>
        <w:numPr>
          <w:ilvl w:val="2"/>
          <w:numId w:val="3"/>
        </w:numPr>
      </w:pPr>
      <w:r>
        <w:t>A</w:t>
      </w:r>
      <w:r w:rsidR="009804FC">
        <w:t xml:space="preserve">ccess </w:t>
      </w:r>
      <w:r>
        <w:t xml:space="preserve">an </w:t>
      </w:r>
      <w:r w:rsidR="009804FC">
        <w:t>element’s XSI:TYPE</w:t>
      </w:r>
    </w:p>
    <w:p w14:paraId="6611FC55" w14:textId="77777777" w:rsidR="009804FC" w:rsidRDefault="009F38C3" w:rsidP="005C688D">
      <w:pPr>
        <w:pStyle w:val="ListParagraph"/>
        <w:numPr>
          <w:ilvl w:val="2"/>
          <w:numId w:val="3"/>
        </w:numPr>
      </w:pPr>
      <w:r>
        <w:t>A</w:t>
      </w:r>
      <w:r w:rsidR="009804FC">
        <w:t xml:space="preserve">ccess </w:t>
      </w:r>
      <w:r>
        <w:t xml:space="preserve">a </w:t>
      </w:r>
      <w:r w:rsidR="009804FC">
        <w:t>link’s target</w:t>
      </w:r>
    </w:p>
    <w:p w14:paraId="5B0A30A7" w14:textId="77777777" w:rsidR="00F844C9" w:rsidRDefault="009F38C3" w:rsidP="005C688D">
      <w:pPr>
        <w:pStyle w:val="ListParagraph"/>
        <w:numPr>
          <w:ilvl w:val="2"/>
          <w:numId w:val="3"/>
        </w:numPr>
      </w:pPr>
      <w:r>
        <w:t>A</w:t>
      </w:r>
      <w:r w:rsidR="009804FC">
        <w:t xml:space="preserve">ccess </w:t>
      </w:r>
      <w:r>
        <w:t xml:space="preserve">a </w:t>
      </w:r>
      <w:r w:rsidR="009804FC">
        <w:t>link’s source</w:t>
      </w:r>
    </w:p>
    <w:p w14:paraId="30F96676" w14:textId="77777777" w:rsidR="006557F1" w:rsidRDefault="006557F1" w:rsidP="006557F1"/>
    <w:p w14:paraId="6ADC9701" w14:textId="77777777" w:rsidR="00A86382" w:rsidRDefault="00A86382" w:rsidP="005C688D">
      <w:pPr>
        <w:pStyle w:val="ListParagraph"/>
        <w:numPr>
          <w:ilvl w:val="0"/>
          <w:numId w:val="3"/>
        </w:numPr>
      </w:pPr>
      <w:r>
        <w:t xml:space="preserve">Users </w:t>
      </w:r>
      <w:r w:rsidR="009F38C3">
        <w:t xml:space="preserve">should be able to </w:t>
      </w:r>
      <w:r>
        <w:t>update the GSN models with EOL.</w:t>
      </w:r>
    </w:p>
    <w:p w14:paraId="2B99EEE9"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content</w:t>
      </w:r>
    </w:p>
    <w:p w14:paraId="4B6F29B3" w14:textId="77777777" w:rsidR="00CF01A6" w:rsidRDefault="00383892" w:rsidP="005C688D">
      <w:pPr>
        <w:pStyle w:val="ListParagraph"/>
        <w:numPr>
          <w:ilvl w:val="1"/>
          <w:numId w:val="3"/>
        </w:numPr>
      </w:pPr>
      <w:r>
        <w:t xml:space="preserve">Updating </w:t>
      </w:r>
      <w:r w:rsidR="006263B2">
        <w:t xml:space="preserve">an </w:t>
      </w:r>
      <w:r>
        <w:t>element</w:t>
      </w:r>
      <w:r w:rsidR="00221DD7">
        <w:t>’s</w:t>
      </w:r>
      <w:r w:rsidR="00CF01A6">
        <w:t xml:space="preserve"> ID</w:t>
      </w:r>
    </w:p>
    <w:p w14:paraId="029F95B1"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type</w:t>
      </w:r>
    </w:p>
    <w:p w14:paraId="3F3E5CBA" w14:textId="77777777" w:rsidR="00383892" w:rsidRDefault="00CF01A6" w:rsidP="005C688D">
      <w:pPr>
        <w:pStyle w:val="ListParagraph"/>
        <w:numPr>
          <w:ilvl w:val="1"/>
          <w:numId w:val="3"/>
        </w:numPr>
      </w:pPr>
      <w:r>
        <w:t xml:space="preserve">Updating </w:t>
      </w:r>
      <w:r w:rsidR="006263B2">
        <w:t xml:space="preserve">an </w:t>
      </w:r>
      <w:r>
        <w:t>element</w:t>
      </w:r>
      <w:r w:rsidR="00221DD7">
        <w:t>’s</w:t>
      </w:r>
      <w:r>
        <w:t xml:space="preserve"> XMI:ID</w:t>
      </w:r>
    </w:p>
    <w:p w14:paraId="5678129B"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XSI:TYPE</w:t>
      </w:r>
    </w:p>
    <w:p w14:paraId="576E9647"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target link</w:t>
      </w:r>
    </w:p>
    <w:p w14:paraId="4888170E" w14:textId="77777777" w:rsidR="00F844C9" w:rsidRDefault="00383892" w:rsidP="005C688D">
      <w:pPr>
        <w:pStyle w:val="ListParagraph"/>
        <w:numPr>
          <w:ilvl w:val="1"/>
          <w:numId w:val="3"/>
        </w:numPr>
      </w:pPr>
      <w:r>
        <w:t xml:space="preserve">Updating </w:t>
      </w:r>
      <w:r w:rsidR="006263B2">
        <w:t xml:space="preserve">an </w:t>
      </w:r>
      <w:r>
        <w:t>element</w:t>
      </w:r>
      <w:r w:rsidR="00221DD7">
        <w:t>’s</w:t>
      </w:r>
      <w:r>
        <w:t xml:space="preserve"> source link</w:t>
      </w:r>
    </w:p>
    <w:p w14:paraId="27E95831" w14:textId="77777777" w:rsidR="0047650C" w:rsidRDefault="0047650C" w:rsidP="0047650C"/>
    <w:p w14:paraId="3DE91D0D" w14:textId="77777777" w:rsidR="00502BFF" w:rsidRDefault="00502BFF" w:rsidP="005C688D">
      <w:pPr>
        <w:pStyle w:val="ListParagraph"/>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14:paraId="330C5FFA" w14:textId="77777777" w:rsidR="00F844C9" w:rsidRDefault="00F844C9" w:rsidP="00F844C9">
      <w:pPr>
        <w:pStyle w:val="ListParagraph"/>
        <w:ind w:left="360"/>
      </w:pPr>
    </w:p>
    <w:p w14:paraId="7CCAD501" w14:textId="77777777" w:rsidR="00502BFF" w:rsidRDefault="00502BFF" w:rsidP="005C688D">
      <w:pPr>
        <w:pStyle w:val="ListParagraph"/>
        <w:numPr>
          <w:ilvl w:val="0"/>
          <w:numId w:val="3"/>
        </w:numPr>
      </w:pPr>
      <w:r>
        <w:t xml:space="preserve">Users </w:t>
      </w:r>
      <w:r w:rsidR="009F38C3">
        <w:t xml:space="preserve">should be able to </w:t>
      </w:r>
      <w:r>
        <w:t>delete elements in the GSN model</w:t>
      </w:r>
      <w:r w:rsidR="007E6F7B">
        <w:t xml:space="preserve"> with EOL</w:t>
      </w:r>
      <w:r>
        <w:t>.</w:t>
      </w:r>
    </w:p>
    <w:p w14:paraId="0C5A89BE" w14:textId="77777777" w:rsidR="0014237E" w:rsidRDefault="0014237E" w:rsidP="0014237E">
      <w:pPr>
        <w:pStyle w:val="ListParagraph"/>
      </w:pPr>
    </w:p>
    <w:p w14:paraId="0862F39A" w14:textId="77777777" w:rsidR="0014237E" w:rsidRDefault="0014237E" w:rsidP="005C688D">
      <w:pPr>
        <w:pStyle w:val="ListParagraph"/>
        <w:numPr>
          <w:ilvl w:val="0"/>
          <w:numId w:val="3"/>
        </w:numPr>
      </w:pPr>
      <w:r>
        <w:t xml:space="preserve">Users </w:t>
      </w:r>
      <w:r w:rsidR="009F38C3">
        <w:t xml:space="preserve">should be able to </w:t>
      </w:r>
      <w:r>
        <w:t>validate the Astah GSN model with Epsilon Validation Language</w:t>
      </w:r>
      <w:r w:rsidR="00EF68FD">
        <w:t xml:space="preserve"> (EVL)</w:t>
      </w:r>
      <w:r>
        <w:t>.</w:t>
      </w:r>
    </w:p>
    <w:p w14:paraId="5728098D" w14:textId="77777777" w:rsidR="0014237E" w:rsidRDefault="0014237E" w:rsidP="0014237E">
      <w:pPr>
        <w:pStyle w:val="ListParagraph"/>
      </w:pPr>
    </w:p>
    <w:p w14:paraId="36033F50" w14:textId="77777777" w:rsidR="0014237E" w:rsidRDefault="0014237E" w:rsidP="005C688D">
      <w:pPr>
        <w:pStyle w:val="ListParagraph"/>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14:paraId="35A0B8C7" w14:textId="77777777" w:rsidR="0014237E" w:rsidRDefault="0014237E" w:rsidP="0014237E">
      <w:pPr>
        <w:pStyle w:val="ListParagraph"/>
      </w:pPr>
    </w:p>
    <w:p w14:paraId="71DD8687" w14:textId="77777777" w:rsidR="0014237E" w:rsidRDefault="0014237E" w:rsidP="005C688D">
      <w:pPr>
        <w:pStyle w:val="ListParagraph"/>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14:paraId="5A7ED9E2" w14:textId="77777777" w:rsidR="00F742D9" w:rsidRDefault="00F742D9" w:rsidP="00F742D9">
      <w:pPr>
        <w:pStyle w:val="ListParagraph"/>
      </w:pPr>
    </w:p>
    <w:p w14:paraId="4F79A238" w14:textId="77777777" w:rsidR="00F742D9" w:rsidRDefault="00F742D9" w:rsidP="00F742D9">
      <w:r>
        <w:t>In this chapter, project requir</w:t>
      </w:r>
      <w:r w:rsidR="00480CD0">
        <w:t xml:space="preserve">ements and how/where </w:t>
      </w:r>
      <w:r>
        <w:t xml:space="preserve">they are collected explained. The next chapter will explain the design decisions of the project and what kind of changes/updates made while developing </w:t>
      </w:r>
      <w:r w:rsidR="00BE5D06">
        <w:t>it</w:t>
      </w:r>
      <w:r>
        <w:t>.</w:t>
      </w:r>
    </w:p>
    <w:p w14:paraId="0851267F" w14:textId="77777777" w:rsidR="008A3915" w:rsidRDefault="008A3915">
      <w:pPr>
        <w:jc w:val="left"/>
      </w:pPr>
      <w:r>
        <w:br w:type="page"/>
      </w:r>
    </w:p>
    <w:p w14:paraId="2C3E9C0C" w14:textId="77777777" w:rsidR="00854A9B" w:rsidRDefault="0078223B" w:rsidP="00204182">
      <w:pPr>
        <w:pStyle w:val="Heading1"/>
        <w:numPr>
          <w:ilvl w:val="0"/>
          <w:numId w:val="1"/>
        </w:numPr>
      </w:pPr>
      <w:bookmarkStart w:id="268" w:name="_Toc45724062"/>
      <w:r>
        <w:lastRenderedPageBreak/>
        <w:t>DESIGN</w:t>
      </w:r>
      <w:bookmarkEnd w:id="268"/>
    </w:p>
    <w:p w14:paraId="78F53DE4" w14:textId="77777777" w:rsidR="00A43086" w:rsidRDefault="00A43086" w:rsidP="00136E9B"/>
    <w:p w14:paraId="7354433E" w14:textId="77777777"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14:paraId="02A4A5A0" w14:textId="77777777"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14:paraId="0172A799" w14:textId="77777777"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14:paraId="26943C1A" w14:textId="77777777"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14:paraId="1FD27FAB" w14:textId="77777777"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 Epsilon Labs [13</w:t>
      </w:r>
      <w:r>
        <w:t xml:space="preserve">]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w:t>
      </w:r>
      <w:r w:rsidR="00006F27">
        <w:lastRenderedPageBreak/>
        <w:t xml:space="preserve">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14:paraId="69787BBA" w14:textId="77777777" w:rsidR="0098365D" w:rsidRDefault="0098365D" w:rsidP="00136E9B"/>
    <w:p w14:paraId="4E2F8465" w14:textId="77777777" w:rsidR="00C979DE" w:rsidRDefault="001B6D8E" w:rsidP="001B6D8E">
      <w:pPr>
        <w:pStyle w:val="Heading2"/>
        <w:numPr>
          <w:ilvl w:val="1"/>
          <w:numId w:val="1"/>
        </w:numPr>
      </w:pPr>
      <w:bookmarkStart w:id="269" w:name="_Toc45724063"/>
      <w:r>
        <w:t xml:space="preserve">Implementing an Epsilon Driver for a </w:t>
      </w:r>
      <w:r w:rsidR="002C68AE">
        <w:t>C</w:t>
      </w:r>
      <w:r w:rsidR="00C979DE" w:rsidRPr="00DC60DD">
        <w:t xml:space="preserve">ommercial </w:t>
      </w:r>
      <w:r w:rsidR="002C68AE">
        <w:t>T</w:t>
      </w:r>
      <w:r w:rsidR="00C979DE" w:rsidRPr="00DC60DD">
        <w:t>ool</w:t>
      </w:r>
      <w:bookmarkEnd w:id="269"/>
    </w:p>
    <w:p w14:paraId="0FF6F58E" w14:textId="77777777" w:rsidR="001B4142" w:rsidRPr="001B4142" w:rsidRDefault="001B4142" w:rsidP="001B4142"/>
    <w:p w14:paraId="1036FA6B" w14:textId="77777777"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14:paraId="28318655" w14:textId="77777777"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14:paraId="0EFB2BD8" w14:textId="77777777" w:rsidR="0098365D" w:rsidRPr="002F5BFC" w:rsidRDefault="0098365D" w:rsidP="00136E9B"/>
    <w:p w14:paraId="54CDC373" w14:textId="77777777" w:rsidR="00894E88" w:rsidRDefault="00894E88" w:rsidP="001B6D8E">
      <w:pPr>
        <w:pStyle w:val="Heading2"/>
        <w:numPr>
          <w:ilvl w:val="1"/>
          <w:numId w:val="1"/>
        </w:numPr>
      </w:pPr>
      <w:bookmarkStart w:id="270" w:name="_Toc45724064"/>
      <w:r>
        <w:t xml:space="preserve">XMI </w:t>
      </w:r>
      <w:r w:rsidR="006C68D8">
        <w:t>File and Element</w:t>
      </w:r>
      <w:r>
        <w:t xml:space="preserve"> </w:t>
      </w:r>
      <w:r w:rsidR="006C68D8">
        <w:t>A</w:t>
      </w:r>
      <w:r>
        <w:t>ttribute</w:t>
      </w:r>
      <w:r w:rsidR="006C68D8">
        <w:t>s</w:t>
      </w:r>
      <w:bookmarkEnd w:id="270"/>
    </w:p>
    <w:p w14:paraId="74D005A4" w14:textId="77777777" w:rsidR="001B4142" w:rsidRPr="001B4142" w:rsidRDefault="001B4142" w:rsidP="001B4142"/>
    <w:p w14:paraId="6B754FE0" w14:textId="77777777" w:rsidR="00324263" w:rsidRDefault="00324263" w:rsidP="00136E9B">
      <w:r>
        <w:t>XMI (XML Metamodel Interchange) is an OMG (Object Management Group) standard format for interchanging MOF (Meta Object Facility) models</w:t>
      </w:r>
      <w:r w:rsidR="0019678F">
        <w:t xml:space="preserve"> [14</w:t>
      </w:r>
      <w:r w:rsidR="00CB3895">
        <w:t>]</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14:paraId="0E86226A" w14:textId="77777777"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14:paraId="4AE2EE7C" w14:textId="77777777" w:rsidR="006B535F" w:rsidRDefault="006B535F" w:rsidP="00136E9B"/>
    <w:tbl>
      <w:tblPr>
        <w:tblStyle w:val="TableGrid"/>
        <w:tblW w:w="0" w:type="auto"/>
        <w:tblLook w:val="04A0" w:firstRow="1" w:lastRow="0" w:firstColumn="1" w:lastColumn="0" w:noHBand="0" w:noVBand="1"/>
      </w:tblPr>
      <w:tblGrid>
        <w:gridCol w:w="4698"/>
        <w:gridCol w:w="4698"/>
      </w:tblGrid>
      <w:tr w:rsidR="00704559" w14:paraId="72D6878A" w14:textId="77777777" w:rsidTr="00E44B33">
        <w:tc>
          <w:tcPr>
            <w:tcW w:w="4698" w:type="dxa"/>
            <w:shd w:val="clear" w:color="auto" w:fill="28B4C8"/>
          </w:tcPr>
          <w:p w14:paraId="7EE3EACD" w14:textId="77777777" w:rsidR="00704559" w:rsidRPr="003708E0" w:rsidRDefault="00704559" w:rsidP="0065524C">
            <w:pPr>
              <w:jc w:val="center"/>
              <w:rPr>
                <w:b/>
              </w:rPr>
            </w:pPr>
            <w:r w:rsidRPr="003708E0">
              <w:rPr>
                <w:b/>
              </w:rPr>
              <w:t>Node Elements</w:t>
            </w:r>
          </w:p>
        </w:tc>
        <w:tc>
          <w:tcPr>
            <w:tcW w:w="4698" w:type="dxa"/>
            <w:shd w:val="clear" w:color="auto" w:fill="28B4C8"/>
          </w:tcPr>
          <w:p w14:paraId="08B3BFEC" w14:textId="77777777" w:rsidR="00704559" w:rsidRPr="003708E0" w:rsidRDefault="00704559" w:rsidP="0065524C">
            <w:pPr>
              <w:jc w:val="center"/>
              <w:rPr>
                <w:b/>
              </w:rPr>
            </w:pPr>
            <w:r w:rsidRPr="003708E0">
              <w:rPr>
                <w:b/>
              </w:rPr>
              <w:t>Link Elements</w:t>
            </w:r>
          </w:p>
        </w:tc>
      </w:tr>
      <w:tr w:rsidR="00704559" w14:paraId="662B35B2" w14:textId="77777777" w:rsidTr="0065524C">
        <w:tc>
          <w:tcPr>
            <w:tcW w:w="4698" w:type="dxa"/>
          </w:tcPr>
          <w:p w14:paraId="2B1AABED" w14:textId="77777777" w:rsidR="00704559" w:rsidRDefault="00704559" w:rsidP="005C688D">
            <w:pPr>
              <w:pStyle w:val="ListParagraph"/>
              <w:numPr>
                <w:ilvl w:val="0"/>
                <w:numId w:val="5"/>
              </w:numPr>
            </w:pPr>
            <w:r>
              <w:t>Goal</w:t>
            </w:r>
          </w:p>
          <w:p w14:paraId="39426110" w14:textId="77777777" w:rsidR="00704559" w:rsidRDefault="00704559" w:rsidP="005C688D">
            <w:pPr>
              <w:pStyle w:val="ListParagraph"/>
              <w:numPr>
                <w:ilvl w:val="0"/>
                <w:numId w:val="5"/>
              </w:numPr>
            </w:pPr>
            <w:r>
              <w:t>Strategy</w:t>
            </w:r>
          </w:p>
          <w:p w14:paraId="429284F8" w14:textId="77777777" w:rsidR="00704559" w:rsidRDefault="00704559" w:rsidP="005C688D">
            <w:pPr>
              <w:pStyle w:val="ListParagraph"/>
              <w:numPr>
                <w:ilvl w:val="0"/>
                <w:numId w:val="5"/>
              </w:numPr>
            </w:pPr>
            <w:r>
              <w:t>Solution</w:t>
            </w:r>
          </w:p>
          <w:p w14:paraId="0A03F5FD" w14:textId="77777777" w:rsidR="00704559" w:rsidRDefault="00704559" w:rsidP="005C688D">
            <w:pPr>
              <w:pStyle w:val="ListParagraph"/>
              <w:numPr>
                <w:ilvl w:val="0"/>
                <w:numId w:val="5"/>
              </w:numPr>
            </w:pPr>
            <w:r>
              <w:t>Context</w:t>
            </w:r>
          </w:p>
          <w:p w14:paraId="5500A0DC" w14:textId="77777777" w:rsidR="00704559" w:rsidRDefault="00704559" w:rsidP="005C688D">
            <w:pPr>
              <w:pStyle w:val="ListParagraph"/>
              <w:numPr>
                <w:ilvl w:val="0"/>
                <w:numId w:val="5"/>
              </w:numPr>
            </w:pPr>
            <w:r>
              <w:t>Assumption</w:t>
            </w:r>
          </w:p>
          <w:p w14:paraId="1427E95F" w14:textId="77777777" w:rsidR="00704559" w:rsidRDefault="00704559" w:rsidP="005C688D">
            <w:pPr>
              <w:pStyle w:val="ListParagraph"/>
              <w:numPr>
                <w:ilvl w:val="0"/>
                <w:numId w:val="5"/>
              </w:numPr>
            </w:pPr>
            <w:r>
              <w:t>Justification</w:t>
            </w:r>
          </w:p>
        </w:tc>
        <w:tc>
          <w:tcPr>
            <w:tcW w:w="4698" w:type="dxa"/>
          </w:tcPr>
          <w:p w14:paraId="5A30A5FF" w14:textId="77777777" w:rsidR="00704559" w:rsidRDefault="00704559" w:rsidP="005C688D">
            <w:pPr>
              <w:pStyle w:val="ListParagraph"/>
              <w:keepNext/>
              <w:numPr>
                <w:ilvl w:val="0"/>
                <w:numId w:val="5"/>
              </w:numPr>
              <w:jc w:val="left"/>
            </w:pPr>
            <w:r>
              <w:t>SupportedBy</w:t>
            </w:r>
            <w:r w:rsidR="0001521D">
              <w:t xml:space="preserve"> (goal-to-goal, goal-to</w:t>
            </w:r>
            <w:r w:rsidR="004608F2">
              <w:t>-</w:t>
            </w:r>
            <w:r w:rsidR="0001521D">
              <w:t>strategy, goal-to-solution, strategy-to-goal)</w:t>
            </w:r>
          </w:p>
          <w:p w14:paraId="175D023A" w14:textId="77777777" w:rsidR="00704559" w:rsidRDefault="00704559" w:rsidP="005C688D">
            <w:pPr>
              <w:pStyle w:val="ListParagraph"/>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14:paraId="22B7EA92" w14:textId="77777777" w:rsidR="00704559" w:rsidRDefault="00704559" w:rsidP="00704559">
      <w:pPr>
        <w:pStyle w:val="Caption"/>
        <w:rPr>
          <w:noProof/>
        </w:rPr>
      </w:pPr>
      <w:r>
        <w:t xml:space="preserve">Table </w:t>
      </w:r>
      <w:fldSimple w:instr=" SEQ Table \* ARABIC ">
        <w:r w:rsidR="006D2DD3">
          <w:rPr>
            <w:noProof/>
          </w:rPr>
          <w:t>1</w:t>
        </w:r>
      </w:fldSimple>
      <w:r>
        <w:t xml:space="preserve">: GSN Model Standard </w:t>
      </w:r>
      <w:r>
        <w:rPr>
          <w:noProof/>
        </w:rPr>
        <w:t>Element Types</w:t>
      </w:r>
    </w:p>
    <w:p w14:paraId="04AEB504" w14:textId="77777777" w:rsidR="0098365D" w:rsidRPr="0098365D" w:rsidRDefault="0098365D" w:rsidP="0098365D"/>
    <w:tbl>
      <w:tblPr>
        <w:tblStyle w:val="TableGrid"/>
        <w:tblW w:w="0" w:type="auto"/>
        <w:tblLook w:val="04A0" w:firstRow="1" w:lastRow="0" w:firstColumn="1" w:lastColumn="0" w:noHBand="0" w:noVBand="1"/>
      </w:tblPr>
      <w:tblGrid>
        <w:gridCol w:w="4698"/>
        <w:gridCol w:w="4698"/>
      </w:tblGrid>
      <w:tr w:rsidR="00F6138B" w14:paraId="504CCEB4" w14:textId="77777777" w:rsidTr="00E44B33">
        <w:tc>
          <w:tcPr>
            <w:tcW w:w="4698" w:type="dxa"/>
            <w:shd w:val="clear" w:color="auto" w:fill="28B4C8"/>
          </w:tcPr>
          <w:p w14:paraId="3D6302FD" w14:textId="77777777" w:rsidR="00F6138B" w:rsidRPr="003708E0" w:rsidRDefault="00F6138B" w:rsidP="0065524C">
            <w:pPr>
              <w:jc w:val="center"/>
              <w:rPr>
                <w:b/>
              </w:rPr>
            </w:pPr>
            <w:r w:rsidRPr="003708E0">
              <w:rPr>
                <w:b/>
              </w:rPr>
              <w:t>Node Elements</w:t>
            </w:r>
          </w:p>
        </w:tc>
        <w:tc>
          <w:tcPr>
            <w:tcW w:w="4698" w:type="dxa"/>
            <w:shd w:val="clear" w:color="auto" w:fill="28B4C8"/>
          </w:tcPr>
          <w:p w14:paraId="1A768804" w14:textId="77777777" w:rsidR="00F6138B" w:rsidRPr="003708E0" w:rsidRDefault="00F6138B" w:rsidP="0065524C">
            <w:pPr>
              <w:jc w:val="center"/>
              <w:rPr>
                <w:b/>
              </w:rPr>
            </w:pPr>
            <w:r w:rsidRPr="003708E0">
              <w:rPr>
                <w:b/>
              </w:rPr>
              <w:t>Link Elements</w:t>
            </w:r>
          </w:p>
        </w:tc>
      </w:tr>
      <w:tr w:rsidR="00F6138B" w14:paraId="58270491" w14:textId="77777777" w:rsidTr="0065524C">
        <w:tc>
          <w:tcPr>
            <w:tcW w:w="4698" w:type="dxa"/>
          </w:tcPr>
          <w:p w14:paraId="2DA2B3A5" w14:textId="77777777" w:rsidR="00F6138B" w:rsidRDefault="00F6138B" w:rsidP="005C688D">
            <w:pPr>
              <w:pStyle w:val="ListParagraph"/>
              <w:numPr>
                <w:ilvl w:val="0"/>
                <w:numId w:val="5"/>
              </w:numPr>
            </w:pPr>
            <w:r>
              <w:t>Goal</w:t>
            </w:r>
          </w:p>
          <w:p w14:paraId="55D29C21" w14:textId="77777777" w:rsidR="00F6138B" w:rsidRDefault="00F6138B" w:rsidP="005C688D">
            <w:pPr>
              <w:pStyle w:val="ListParagraph"/>
              <w:numPr>
                <w:ilvl w:val="0"/>
                <w:numId w:val="5"/>
              </w:numPr>
            </w:pPr>
            <w:r>
              <w:t>Strategy</w:t>
            </w:r>
          </w:p>
          <w:p w14:paraId="0BBC7A01" w14:textId="77777777" w:rsidR="00F6138B" w:rsidRDefault="00F6138B" w:rsidP="005C688D">
            <w:pPr>
              <w:pStyle w:val="ListParagraph"/>
              <w:numPr>
                <w:ilvl w:val="0"/>
                <w:numId w:val="5"/>
              </w:numPr>
            </w:pPr>
            <w:r>
              <w:t>Solution</w:t>
            </w:r>
          </w:p>
          <w:p w14:paraId="58A12DF0" w14:textId="77777777" w:rsidR="00F6138B" w:rsidRDefault="00F6138B" w:rsidP="005C688D">
            <w:pPr>
              <w:pStyle w:val="ListParagraph"/>
              <w:numPr>
                <w:ilvl w:val="0"/>
                <w:numId w:val="5"/>
              </w:numPr>
            </w:pPr>
            <w:r>
              <w:t>Context</w:t>
            </w:r>
          </w:p>
          <w:p w14:paraId="3A6C2528" w14:textId="77777777" w:rsidR="00F6138B" w:rsidRDefault="00F6138B" w:rsidP="005C688D">
            <w:pPr>
              <w:pStyle w:val="ListParagraph"/>
              <w:numPr>
                <w:ilvl w:val="0"/>
                <w:numId w:val="5"/>
              </w:numPr>
            </w:pPr>
            <w:r>
              <w:t>Assumption</w:t>
            </w:r>
          </w:p>
          <w:p w14:paraId="61DA489F" w14:textId="77777777" w:rsidR="00F6138B" w:rsidRDefault="00F6138B" w:rsidP="005C688D">
            <w:pPr>
              <w:pStyle w:val="ListParagraph"/>
              <w:numPr>
                <w:ilvl w:val="0"/>
                <w:numId w:val="5"/>
              </w:numPr>
            </w:pPr>
            <w:r>
              <w:t>Justification</w:t>
            </w:r>
          </w:p>
        </w:tc>
        <w:tc>
          <w:tcPr>
            <w:tcW w:w="4698" w:type="dxa"/>
          </w:tcPr>
          <w:p w14:paraId="0E20D47B" w14:textId="77777777" w:rsidR="00F6138B" w:rsidRDefault="00F6138B" w:rsidP="005C688D">
            <w:pPr>
              <w:pStyle w:val="ListParagraph"/>
              <w:numPr>
                <w:ilvl w:val="0"/>
                <w:numId w:val="5"/>
              </w:numPr>
            </w:pPr>
            <w:r>
              <w:t>Inference (Asserted Inference)</w:t>
            </w:r>
          </w:p>
          <w:p w14:paraId="1C84288F" w14:textId="77777777" w:rsidR="00F6138B" w:rsidRDefault="00F6138B" w:rsidP="005C688D">
            <w:pPr>
              <w:pStyle w:val="ListParagraph"/>
              <w:numPr>
                <w:ilvl w:val="0"/>
                <w:numId w:val="5"/>
              </w:numPr>
            </w:pPr>
            <w:r>
              <w:t>Evidence (Asserted Evidence)</w:t>
            </w:r>
          </w:p>
          <w:p w14:paraId="1514C06E" w14:textId="77777777" w:rsidR="00F6138B" w:rsidRDefault="00F6138B" w:rsidP="005C688D">
            <w:pPr>
              <w:pStyle w:val="ListParagraph"/>
              <w:keepNext/>
              <w:numPr>
                <w:ilvl w:val="0"/>
                <w:numId w:val="5"/>
              </w:numPr>
            </w:pPr>
            <w:r>
              <w:t>Context (Asserted Context)</w:t>
            </w:r>
          </w:p>
        </w:tc>
      </w:tr>
    </w:tbl>
    <w:p w14:paraId="6BE708E3" w14:textId="77777777" w:rsidR="008C576C" w:rsidRDefault="008C576C" w:rsidP="008C576C">
      <w:pPr>
        <w:pStyle w:val="Caption"/>
      </w:pPr>
      <w:r>
        <w:t xml:space="preserve">Table </w:t>
      </w:r>
      <w:fldSimple w:instr=" SEQ Table \* ARABIC ">
        <w:r w:rsidR="006D2DD3">
          <w:rPr>
            <w:noProof/>
          </w:rPr>
          <w:t>2</w:t>
        </w:r>
      </w:fldSimple>
      <w:r w:rsidRPr="007D09E8">
        <w:t xml:space="preserve">: </w:t>
      </w:r>
      <w:r w:rsidR="00704559">
        <w:t xml:space="preserve">Astah </w:t>
      </w:r>
      <w:r w:rsidRPr="007D09E8">
        <w:t>GSN Element Types</w:t>
      </w:r>
    </w:p>
    <w:p w14:paraId="194CE0FB" w14:textId="77777777" w:rsidR="0098365D" w:rsidRPr="0098365D" w:rsidRDefault="0098365D" w:rsidP="0098365D"/>
    <w:p w14:paraId="355FC20B" w14:textId="77777777"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14:paraId="35A3F710" w14:textId="77777777" w:rsidR="006B535F" w:rsidRDefault="006B535F" w:rsidP="00343C4B"/>
    <w:p w14:paraId="6E49FD32" w14:textId="77777777" w:rsidR="006B535F" w:rsidRDefault="006B535F" w:rsidP="00343C4B"/>
    <w:p w14:paraId="278365F2" w14:textId="77777777" w:rsidR="006B535F" w:rsidRDefault="006B535F" w:rsidP="00343C4B"/>
    <w:p w14:paraId="76EAB546" w14:textId="77777777" w:rsidR="006B535F" w:rsidRDefault="006B535F" w:rsidP="00343C4B"/>
    <w:p w14:paraId="25393FC2" w14:textId="77777777" w:rsidR="006B535F" w:rsidRDefault="006B535F" w:rsidP="00343C4B"/>
    <w:p w14:paraId="204FBCBC" w14:textId="77777777" w:rsidR="0098365D" w:rsidRDefault="0098365D" w:rsidP="00343C4B"/>
    <w:tbl>
      <w:tblPr>
        <w:tblStyle w:val="TableGrid"/>
        <w:tblW w:w="0" w:type="auto"/>
        <w:tblLook w:val="04A0" w:firstRow="1" w:lastRow="0" w:firstColumn="1" w:lastColumn="0" w:noHBand="0" w:noVBand="1"/>
      </w:tblPr>
      <w:tblGrid>
        <w:gridCol w:w="2122"/>
        <w:gridCol w:w="2835"/>
        <w:gridCol w:w="4439"/>
      </w:tblGrid>
      <w:tr w:rsidR="00151EF9" w14:paraId="5CB58350" w14:textId="77777777" w:rsidTr="00E44B33">
        <w:tc>
          <w:tcPr>
            <w:tcW w:w="2122" w:type="dxa"/>
            <w:shd w:val="clear" w:color="auto" w:fill="28B4C8"/>
            <w:vAlign w:val="center"/>
          </w:tcPr>
          <w:p w14:paraId="2E08482C" w14:textId="77777777" w:rsidR="00151EF9" w:rsidRPr="003708E0" w:rsidRDefault="00151EF9" w:rsidP="0065524C">
            <w:pPr>
              <w:jc w:val="center"/>
              <w:rPr>
                <w:b/>
              </w:rPr>
            </w:pPr>
            <w:r>
              <w:rPr>
                <w:b/>
              </w:rPr>
              <w:lastRenderedPageBreak/>
              <w:t>Attribute Name</w:t>
            </w:r>
          </w:p>
        </w:tc>
        <w:tc>
          <w:tcPr>
            <w:tcW w:w="2835" w:type="dxa"/>
            <w:shd w:val="clear" w:color="auto" w:fill="28B4C8"/>
            <w:vAlign w:val="center"/>
          </w:tcPr>
          <w:p w14:paraId="0EC58B97" w14:textId="77777777" w:rsidR="00151EF9" w:rsidRDefault="00151EF9" w:rsidP="0065524C">
            <w:pPr>
              <w:jc w:val="center"/>
              <w:rPr>
                <w:b/>
              </w:rPr>
            </w:pPr>
            <w:r>
              <w:rPr>
                <w:b/>
              </w:rPr>
              <w:t>Element Type</w:t>
            </w:r>
          </w:p>
        </w:tc>
        <w:tc>
          <w:tcPr>
            <w:tcW w:w="4439" w:type="dxa"/>
            <w:shd w:val="clear" w:color="auto" w:fill="28B4C8"/>
            <w:vAlign w:val="center"/>
          </w:tcPr>
          <w:p w14:paraId="4B88DDE5" w14:textId="77777777" w:rsidR="00151EF9" w:rsidRPr="003708E0" w:rsidRDefault="00151EF9" w:rsidP="0065524C">
            <w:pPr>
              <w:jc w:val="center"/>
              <w:rPr>
                <w:b/>
              </w:rPr>
            </w:pPr>
            <w:r>
              <w:rPr>
                <w:b/>
              </w:rPr>
              <w:t>Description</w:t>
            </w:r>
          </w:p>
        </w:tc>
      </w:tr>
      <w:tr w:rsidR="00151EF9" w14:paraId="5F52E081" w14:textId="77777777" w:rsidTr="00E03886">
        <w:tc>
          <w:tcPr>
            <w:tcW w:w="2122" w:type="dxa"/>
            <w:vAlign w:val="center"/>
          </w:tcPr>
          <w:p w14:paraId="3A7B8E32" w14:textId="77777777" w:rsidR="00E63461" w:rsidRDefault="004A3990" w:rsidP="00E63461">
            <w:pPr>
              <w:jc w:val="center"/>
            </w:pPr>
            <w:r>
              <w:t>x</w:t>
            </w:r>
            <w:r w:rsidR="00E63461">
              <w:t>si:type</w:t>
            </w:r>
          </w:p>
        </w:tc>
        <w:tc>
          <w:tcPr>
            <w:tcW w:w="2835" w:type="dxa"/>
            <w:vAlign w:val="center"/>
          </w:tcPr>
          <w:p w14:paraId="310AF0DA" w14:textId="77777777" w:rsidR="00151EF9" w:rsidRDefault="00E63461" w:rsidP="00E63461">
            <w:pPr>
              <w:keepNext/>
              <w:jc w:val="center"/>
            </w:pPr>
            <w:r>
              <w:t>All</w:t>
            </w:r>
            <w:r w:rsidR="00E14B13">
              <w:t xml:space="preserve"> elements</w:t>
            </w:r>
          </w:p>
        </w:tc>
        <w:tc>
          <w:tcPr>
            <w:tcW w:w="4439" w:type="dxa"/>
            <w:vAlign w:val="center"/>
          </w:tcPr>
          <w:p w14:paraId="0BC6A920" w14:textId="77777777" w:rsidR="00151EF9" w:rsidRDefault="00E6368A" w:rsidP="00151EF9">
            <w:pPr>
              <w:keepNext/>
            </w:pPr>
            <w:r>
              <w:t>Element’s type (Some node types have the same xsi:type attribute)</w:t>
            </w:r>
          </w:p>
        </w:tc>
      </w:tr>
      <w:tr w:rsidR="00E14B13" w14:paraId="0EDE9C37" w14:textId="77777777" w:rsidTr="00E03886">
        <w:tc>
          <w:tcPr>
            <w:tcW w:w="2122" w:type="dxa"/>
            <w:vAlign w:val="center"/>
          </w:tcPr>
          <w:p w14:paraId="097B9154" w14:textId="77777777" w:rsidR="00E14B13" w:rsidRDefault="004A3990" w:rsidP="00E14B13">
            <w:pPr>
              <w:jc w:val="center"/>
            </w:pPr>
            <w:r>
              <w:t>x</w:t>
            </w:r>
            <w:r w:rsidR="00E14B13">
              <w:t>mi:id</w:t>
            </w:r>
          </w:p>
        </w:tc>
        <w:tc>
          <w:tcPr>
            <w:tcW w:w="2835" w:type="dxa"/>
            <w:vAlign w:val="center"/>
          </w:tcPr>
          <w:p w14:paraId="6482FC89" w14:textId="77777777" w:rsidR="00E14B13" w:rsidRDefault="00E14B13" w:rsidP="00E14B13">
            <w:pPr>
              <w:jc w:val="center"/>
            </w:pPr>
            <w:r w:rsidRPr="006B325D">
              <w:t>All elements</w:t>
            </w:r>
          </w:p>
        </w:tc>
        <w:tc>
          <w:tcPr>
            <w:tcW w:w="4439" w:type="dxa"/>
            <w:vAlign w:val="center"/>
          </w:tcPr>
          <w:p w14:paraId="101EF661" w14:textId="77777777" w:rsidR="00E14B13" w:rsidRDefault="00E6368A" w:rsidP="00E14B13">
            <w:pPr>
              <w:keepNext/>
            </w:pPr>
            <w:r>
              <w:t>Unique ID for each element</w:t>
            </w:r>
          </w:p>
        </w:tc>
      </w:tr>
      <w:tr w:rsidR="00E14B13" w14:paraId="3341127B" w14:textId="77777777" w:rsidTr="00E03886">
        <w:tc>
          <w:tcPr>
            <w:tcW w:w="2122" w:type="dxa"/>
            <w:vAlign w:val="center"/>
          </w:tcPr>
          <w:p w14:paraId="0D1BAD92" w14:textId="77777777" w:rsidR="00E14B13" w:rsidRDefault="00E14B13" w:rsidP="00E14B13">
            <w:pPr>
              <w:jc w:val="center"/>
            </w:pPr>
            <w:r>
              <w:t>ID</w:t>
            </w:r>
          </w:p>
        </w:tc>
        <w:tc>
          <w:tcPr>
            <w:tcW w:w="2835" w:type="dxa"/>
            <w:vAlign w:val="center"/>
          </w:tcPr>
          <w:p w14:paraId="79DE675E" w14:textId="77777777" w:rsidR="00E14B13" w:rsidRDefault="00E14B13" w:rsidP="00E14B13">
            <w:pPr>
              <w:jc w:val="center"/>
            </w:pPr>
            <w:r w:rsidRPr="006B325D">
              <w:t>All elements</w:t>
            </w:r>
          </w:p>
        </w:tc>
        <w:tc>
          <w:tcPr>
            <w:tcW w:w="4439" w:type="dxa"/>
            <w:vAlign w:val="center"/>
          </w:tcPr>
          <w:p w14:paraId="64307D3A" w14:textId="77777777" w:rsidR="00E14B13" w:rsidRDefault="00E6368A" w:rsidP="008A06B6">
            <w:pPr>
              <w:keepNext/>
            </w:pPr>
            <w:r>
              <w:t>Element’s ID shown in the GSN diagram (e.g. G1)</w:t>
            </w:r>
          </w:p>
        </w:tc>
      </w:tr>
      <w:tr w:rsidR="00E14B13" w14:paraId="74756D78" w14:textId="77777777" w:rsidTr="00E03886">
        <w:tc>
          <w:tcPr>
            <w:tcW w:w="2122" w:type="dxa"/>
            <w:vAlign w:val="center"/>
          </w:tcPr>
          <w:p w14:paraId="626ECE8D" w14:textId="77777777" w:rsidR="00E14B13" w:rsidRDefault="00E14B13" w:rsidP="00E14B13">
            <w:pPr>
              <w:jc w:val="center"/>
            </w:pPr>
            <w:r>
              <w:t>Description</w:t>
            </w:r>
          </w:p>
        </w:tc>
        <w:tc>
          <w:tcPr>
            <w:tcW w:w="2835" w:type="dxa"/>
            <w:vAlign w:val="center"/>
          </w:tcPr>
          <w:p w14:paraId="4FF6D735" w14:textId="77777777" w:rsidR="00E14B13" w:rsidRDefault="00E14B13" w:rsidP="00E14B13">
            <w:pPr>
              <w:jc w:val="center"/>
            </w:pPr>
            <w:r w:rsidRPr="006B325D">
              <w:t>All elements</w:t>
            </w:r>
          </w:p>
        </w:tc>
        <w:tc>
          <w:tcPr>
            <w:tcW w:w="4439" w:type="dxa"/>
            <w:vAlign w:val="center"/>
          </w:tcPr>
          <w:p w14:paraId="4BAAD9E1" w14:textId="77777777" w:rsidR="00E14B13" w:rsidRDefault="00E6368A" w:rsidP="00E14B13">
            <w:pPr>
              <w:keepNext/>
            </w:pPr>
            <w:r>
              <w:t>Description of the element (Mostly empty)</w:t>
            </w:r>
          </w:p>
        </w:tc>
      </w:tr>
      <w:tr w:rsidR="00E14B13" w14:paraId="2B4CD342" w14:textId="77777777" w:rsidTr="00E03886">
        <w:tc>
          <w:tcPr>
            <w:tcW w:w="2122" w:type="dxa"/>
            <w:vAlign w:val="center"/>
          </w:tcPr>
          <w:p w14:paraId="57F5818A" w14:textId="77777777" w:rsidR="00E14B13" w:rsidRDefault="00E14B13" w:rsidP="00E14B13">
            <w:pPr>
              <w:jc w:val="center"/>
            </w:pPr>
            <w:r>
              <w:t>Content</w:t>
            </w:r>
          </w:p>
        </w:tc>
        <w:tc>
          <w:tcPr>
            <w:tcW w:w="2835" w:type="dxa"/>
            <w:vAlign w:val="center"/>
          </w:tcPr>
          <w:p w14:paraId="0077692C" w14:textId="77777777" w:rsidR="00E14B13" w:rsidRDefault="00E14B13" w:rsidP="00E14B13">
            <w:pPr>
              <w:jc w:val="center"/>
            </w:pPr>
            <w:r w:rsidRPr="006B325D">
              <w:t>All elements</w:t>
            </w:r>
          </w:p>
        </w:tc>
        <w:tc>
          <w:tcPr>
            <w:tcW w:w="4439" w:type="dxa"/>
            <w:vAlign w:val="center"/>
          </w:tcPr>
          <w:p w14:paraId="000A6EE4" w14:textId="77777777" w:rsidR="00E14B13" w:rsidRDefault="00E6368A" w:rsidP="00E14B13">
            <w:pPr>
              <w:keepNext/>
            </w:pPr>
            <w:r>
              <w:t>Content of the element that is shown on the GSN diagram</w:t>
            </w:r>
          </w:p>
        </w:tc>
      </w:tr>
      <w:tr w:rsidR="00E63461" w14:paraId="0139C6D2" w14:textId="77777777" w:rsidTr="00E03886">
        <w:tc>
          <w:tcPr>
            <w:tcW w:w="2122" w:type="dxa"/>
            <w:vAlign w:val="center"/>
          </w:tcPr>
          <w:p w14:paraId="3D515351" w14:textId="77777777" w:rsidR="00E63461" w:rsidRDefault="00E63461" w:rsidP="00E63461">
            <w:pPr>
              <w:jc w:val="center"/>
            </w:pPr>
            <w:r>
              <w:t>URL</w:t>
            </w:r>
          </w:p>
        </w:tc>
        <w:tc>
          <w:tcPr>
            <w:tcW w:w="2835" w:type="dxa"/>
            <w:vAlign w:val="center"/>
          </w:tcPr>
          <w:p w14:paraId="73F630F6" w14:textId="77777777" w:rsidR="00E63461" w:rsidRDefault="00E63461" w:rsidP="00E63461">
            <w:pPr>
              <w:keepNext/>
              <w:jc w:val="center"/>
            </w:pPr>
            <w:r>
              <w:t>Node</w:t>
            </w:r>
            <w:r w:rsidR="00922200">
              <w:t>s</w:t>
            </w:r>
            <w:r>
              <w:t xml:space="preserve"> (Solution, Context)</w:t>
            </w:r>
          </w:p>
        </w:tc>
        <w:tc>
          <w:tcPr>
            <w:tcW w:w="4439" w:type="dxa"/>
            <w:vAlign w:val="center"/>
          </w:tcPr>
          <w:p w14:paraId="46C1507E" w14:textId="77777777" w:rsidR="00E63461" w:rsidRDefault="00E6368A" w:rsidP="0077189D">
            <w:pPr>
              <w:keepNext/>
            </w:pPr>
            <w:r>
              <w:t xml:space="preserve">Hyperlink of the attached </w:t>
            </w:r>
            <w:r w:rsidR="0077189D">
              <w:t>documents</w:t>
            </w:r>
          </w:p>
        </w:tc>
      </w:tr>
      <w:tr w:rsidR="00E63461" w14:paraId="3513195F" w14:textId="77777777" w:rsidTr="00E03886">
        <w:tc>
          <w:tcPr>
            <w:tcW w:w="2122" w:type="dxa"/>
            <w:vAlign w:val="center"/>
          </w:tcPr>
          <w:p w14:paraId="208D1FFC" w14:textId="77777777" w:rsidR="00E63461" w:rsidRDefault="00E63461" w:rsidP="00E63461">
            <w:pPr>
              <w:jc w:val="center"/>
            </w:pPr>
            <w:r>
              <w:t>Assumed</w:t>
            </w:r>
          </w:p>
        </w:tc>
        <w:tc>
          <w:tcPr>
            <w:tcW w:w="2835" w:type="dxa"/>
            <w:vAlign w:val="center"/>
          </w:tcPr>
          <w:p w14:paraId="6110DB24"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5EB3DC30" w14:textId="77777777"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14:paraId="128C898F" w14:textId="77777777" w:rsidTr="00E03886">
        <w:tc>
          <w:tcPr>
            <w:tcW w:w="2122" w:type="dxa"/>
            <w:vAlign w:val="center"/>
          </w:tcPr>
          <w:p w14:paraId="38C1159F" w14:textId="77777777" w:rsidR="00E63461" w:rsidRDefault="00E63461" w:rsidP="00E63461">
            <w:pPr>
              <w:jc w:val="center"/>
            </w:pPr>
            <w:r>
              <w:t>ToBeSupported</w:t>
            </w:r>
          </w:p>
        </w:tc>
        <w:tc>
          <w:tcPr>
            <w:tcW w:w="2835" w:type="dxa"/>
            <w:vAlign w:val="center"/>
          </w:tcPr>
          <w:p w14:paraId="626752DF"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30E3143F" w14:textId="77777777" w:rsidR="00E63461" w:rsidRDefault="0077189D" w:rsidP="004B0865">
            <w:pPr>
              <w:keepNext/>
            </w:pPr>
            <w:r>
              <w:t>Undeveloped goal element</w:t>
            </w:r>
            <w:r w:rsidR="004B0865">
              <w:t>’</w:t>
            </w:r>
            <w:r>
              <w:t xml:space="preserve">s attribute value </w:t>
            </w:r>
            <w:r w:rsidR="004B0865">
              <w:t>is</w:t>
            </w:r>
            <w:r>
              <w:t xml:space="preserve"> true</w:t>
            </w:r>
          </w:p>
        </w:tc>
      </w:tr>
      <w:tr w:rsidR="00E63461" w14:paraId="2D679E17" w14:textId="77777777" w:rsidTr="00E03886">
        <w:tc>
          <w:tcPr>
            <w:tcW w:w="2122" w:type="dxa"/>
            <w:vAlign w:val="center"/>
          </w:tcPr>
          <w:p w14:paraId="3485F02B" w14:textId="77777777" w:rsidR="00E63461" w:rsidRDefault="00E63461" w:rsidP="00E63461">
            <w:pPr>
              <w:jc w:val="center"/>
            </w:pPr>
            <w:r>
              <w:t>D</w:t>
            </w:r>
            <w:r w:rsidRPr="00E63461">
              <w:t>escribedInference</w:t>
            </w:r>
          </w:p>
        </w:tc>
        <w:tc>
          <w:tcPr>
            <w:tcW w:w="2835" w:type="dxa"/>
            <w:vAlign w:val="center"/>
          </w:tcPr>
          <w:p w14:paraId="115B6476" w14:textId="77777777" w:rsidR="00E63461" w:rsidRDefault="00E63461" w:rsidP="00E63461">
            <w:pPr>
              <w:keepNext/>
              <w:jc w:val="center"/>
            </w:pPr>
            <w:r>
              <w:t>Node</w:t>
            </w:r>
            <w:r w:rsidR="00922200">
              <w:t>s</w:t>
            </w:r>
            <w:r>
              <w:t xml:space="preserve"> (Strategy)</w:t>
            </w:r>
          </w:p>
        </w:tc>
        <w:tc>
          <w:tcPr>
            <w:tcW w:w="4439" w:type="dxa"/>
            <w:vAlign w:val="center"/>
          </w:tcPr>
          <w:p w14:paraId="7A29B73D" w14:textId="77777777" w:rsidR="00E63461" w:rsidRDefault="0078688E" w:rsidP="00151EF9">
            <w:pPr>
              <w:keepNext/>
            </w:pPr>
            <w:r>
              <w:t>Strategy element’s InContextOf relationships with Goal elements</w:t>
            </w:r>
          </w:p>
        </w:tc>
      </w:tr>
      <w:tr w:rsidR="00E63461" w14:paraId="4B1BE77F" w14:textId="77777777" w:rsidTr="00E03886">
        <w:tc>
          <w:tcPr>
            <w:tcW w:w="2122" w:type="dxa"/>
            <w:vAlign w:val="center"/>
          </w:tcPr>
          <w:p w14:paraId="7B28A6CD" w14:textId="77777777" w:rsidR="00E63461" w:rsidRDefault="00E63461" w:rsidP="00E63461">
            <w:pPr>
              <w:jc w:val="center"/>
            </w:pPr>
            <w:r>
              <w:t>Target</w:t>
            </w:r>
          </w:p>
        </w:tc>
        <w:tc>
          <w:tcPr>
            <w:tcW w:w="2835" w:type="dxa"/>
            <w:vAlign w:val="center"/>
          </w:tcPr>
          <w:p w14:paraId="61940D7E" w14:textId="77777777" w:rsidR="00E63461" w:rsidRDefault="00E63461" w:rsidP="00E63461">
            <w:pPr>
              <w:keepNext/>
              <w:jc w:val="center"/>
            </w:pPr>
            <w:r>
              <w:t>Link</w:t>
            </w:r>
            <w:r w:rsidR="00922200">
              <w:t>s</w:t>
            </w:r>
          </w:p>
        </w:tc>
        <w:tc>
          <w:tcPr>
            <w:tcW w:w="4439" w:type="dxa"/>
            <w:vAlign w:val="center"/>
          </w:tcPr>
          <w:p w14:paraId="07D680E8" w14:textId="77777777" w:rsidR="00E63461" w:rsidRDefault="00456E1D" w:rsidP="00456E1D">
            <w:pPr>
              <w:keepNext/>
            </w:pPr>
            <w:r>
              <w:t>Link element’s source node xmi:id (In Astah GSN, target and source are reversed)</w:t>
            </w:r>
          </w:p>
        </w:tc>
      </w:tr>
      <w:tr w:rsidR="00E63461" w14:paraId="1DC21303" w14:textId="77777777" w:rsidTr="00E03886">
        <w:tc>
          <w:tcPr>
            <w:tcW w:w="2122" w:type="dxa"/>
            <w:vAlign w:val="center"/>
          </w:tcPr>
          <w:p w14:paraId="088CDB37" w14:textId="77777777" w:rsidR="00E63461" w:rsidRDefault="00E63461" w:rsidP="00E63461">
            <w:pPr>
              <w:jc w:val="center"/>
            </w:pPr>
            <w:r>
              <w:t>Source</w:t>
            </w:r>
          </w:p>
        </w:tc>
        <w:tc>
          <w:tcPr>
            <w:tcW w:w="2835" w:type="dxa"/>
            <w:vAlign w:val="center"/>
          </w:tcPr>
          <w:p w14:paraId="1EC28BEC" w14:textId="77777777" w:rsidR="00E63461" w:rsidRDefault="00E63461" w:rsidP="00E63461">
            <w:pPr>
              <w:keepNext/>
              <w:jc w:val="center"/>
            </w:pPr>
            <w:r>
              <w:t>Link</w:t>
            </w:r>
            <w:r w:rsidR="00922200">
              <w:t>s</w:t>
            </w:r>
          </w:p>
        </w:tc>
        <w:tc>
          <w:tcPr>
            <w:tcW w:w="4439" w:type="dxa"/>
            <w:vAlign w:val="center"/>
          </w:tcPr>
          <w:p w14:paraId="287EA664" w14:textId="77777777" w:rsidR="00E63461" w:rsidRDefault="00456E1D" w:rsidP="00632064">
            <w:pPr>
              <w:keepNext/>
            </w:pPr>
            <w:r>
              <w:t>Link element’s target node xmi:id (In Astah GSN, target and source are reversed)</w:t>
            </w:r>
          </w:p>
        </w:tc>
      </w:tr>
    </w:tbl>
    <w:p w14:paraId="396014E9" w14:textId="77777777" w:rsidR="00151EF9" w:rsidRDefault="00632064" w:rsidP="00632064">
      <w:pPr>
        <w:pStyle w:val="Caption"/>
      </w:pPr>
      <w:r>
        <w:t xml:space="preserve">Table </w:t>
      </w:r>
      <w:fldSimple w:instr=" SEQ Table \* ARABIC ">
        <w:r w:rsidR="006D2DD3">
          <w:rPr>
            <w:noProof/>
          </w:rPr>
          <w:t>3</w:t>
        </w:r>
      </w:fldSimple>
      <w:r>
        <w:t>: Astah GSN XMI document attributes</w:t>
      </w:r>
    </w:p>
    <w:p w14:paraId="360EF8AD" w14:textId="77777777" w:rsidR="0098365D" w:rsidRPr="0098365D" w:rsidRDefault="0098365D" w:rsidP="0098365D"/>
    <w:p w14:paraId="7766CA01" w14:textId="77777777" w:rsidR="00D94BCA" w:rsidRDefault="00085DB4" w:rsidP="001B6D8E">
      <w:pPr>
        <w:pStyle w:val="Heading2"/>
        <w:numPr>
          <w:ilvl w:val="1"/>
          <w:numId w:val="1"/>
        </w:numPr>
      </w:pPr>
      <w:bookmarkStart w:id="271" w:name="_Toc45724065"/>
      <w:r>
        <w:t xml:space="preserve">Using </w:t>
      </w:r>
      <w:r w:rsidR="004309E3">
        <w:t xml:space="preserve">the </w:t>
      </w:r>
      <w:r w:rsidR="000C446C" w:rsidRPr="000C446C">
        <w:t xml:space="preserve">Epsilon </w:t>
      </w:r>
      <w:r>
        <w:t xml:space="preserve">HTML </w:t>
      </w:r>
      <w:r w:rsidR="00F04054">
        <w:t>D</w:t>
      </w:r>
      <w:r>
        <w:t>river</w:t>
      </w:r>
      <w:bookmarkEnd w:id="271"/>
    </w:p>
    <w:p w14:paraId="3D607B4E" w14:textId="77777777" w:rsidR="001B4142" w:rsidRPr="001B4142" w:rsidRDefault="001B4142" w:rsidP="001B4142"/>
    <w:p w14:paraId="39672B64" w14:textId="77777777"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w:t>
      </w:r>
      <w:r w:rsidR="0079503B">
        <w:t>1</w:t>
      </w:r>
      <w:r w:rsidR="00232629">
        <w:t>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14:paraId="45F85CD1" w14:textId="77777777"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14:paraId="640D8E52" w14:textId="77777777"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14:paraId="7719DC2B" w14:textId="77777777"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14:paraId="36204B8B" w14:textId="77777777" w:rsidR="0098365D" w:rsidRPr="000C446C" w:rsidRDefault="0098365D" w:rsidP="00136E9B"/>
    <w:p w14:paraId="0FFED8F5" w14:textId="77777777" w:rsidR="00D94BCA" w:rsidRDefault="00BF4879" w:rsidP="001B6D8E">
      <w:pPr>
        <w:pStyle w:val="Heading2"/>
        <w:numPr>
          <w:ilvl w:val="1"/>
          <w:numId w:val="1"/>
        </w:numPr>
      </w:pPr>
      <w:bookmarkStart w:id="272" w:name="_Toc45724066"/>
      <w:r>
        <w:t xml:space="preserve">Using the Epsilon </w:t>
      </w:r>
      <w:r w:rsidR="00D94BCA" w:rsidRPr="00271C0A">
        <w:t xml:space="preserve">Plain-XML </w:t>
      </w:r>
      <w:r>
        <w:t>D</w:t>
      </w:r>
      <w:r w:rsidR="00D94BCA" w:rsidRPr="00271C0A">
        <w:t>river</w:t>
      </w:r>
      <w:bookmarkEnd w:id="272"/>
    </w:p>
    <w:p w14:paraId="3ED5F117" w14:textId="77777777" w:rsidR="001B4142" w:rsidRPr="001B4142" w:rsidRDefault="001B4142" w:rsidP="001B4142"/>
    <w:p w14:paraId="308EE123" w14:textId="77777777"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14:paraId="745FD720" w14:textId="77777777"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14:paraId="1BCCD78B" w14:textId="77777777"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14:paraId="1C75BF26" w14:textId="77777777"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14:paraId="6C32CB80" w14:textId="77777777"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14:paraId="73B5DE44" w14:textId="77777777" w:rsidR="0098365D" w:rsidRPr="00202E13" w:rsidRDefault="0098365D" w:rsidP="00136E9B">
      <w:pPr>
        <w:rPr>
          <w:sz w:val="22"/>
        </w:rPr>
      </w:pPr>
    </w:p>
    <w:p w14:paraId="231CBEC8" w14:textId="77777777" w:rsidR="00923476" w:rsidRPr="001B4142" w:rsidRDefault="00832E73" w:rsidP="001B6D8E">
      <w:pPr>
        <w:pStyle w:val="Heading2"/>
        <w:numPr>
          <w:ilvl w:val="1"/>
          <w:numId w:val="1"/>
        </w:numPr>
        <w:rPr>
          <w:sz w:val="39"/>
          <w:szCs w:val="39"/>
        </w:rPr>
      </w:pPr>
      <w:bookmarkStart w:id="273" w:name="_Toc45724067"/>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273"/>
    </w:p>
    <w:p w14:paraId="20CFBDAC" w14:textId="77777777" w:rsidR="001B4142" w:rsidRPr="001B4142" w:rsidRDefault="001B4142" w:rsidP="001B4142"/>
    <w:p w14:paraId="5CAC401B" w14:textId="77777777"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14:paraId="572436BB" w14:textId="77777777"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14:paraId="2354857E" w14:textId="77777777"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14:paraId="7C91F947" w14:textId="77777777"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14:paraId="07151614" w14:textId="77777777" w:rsidR="0098365D" w:rsidRDefault="00FA209C" w:rsidP="008A2A1C">
      <w:pPr>
        <w:jc w:val="left"/>
      </w:pPr>
      <w:r>
        <w:br w:type="page"/>
      </w:r>
    </w:p>
    <w:p w14:paraId="4EFCA55A" w14:textId="77777777" w:rsidR="008A2A1C" w:rsidRDefault="008A2A1C" w:rsidP="008A2A1C">
      <w:pPr>
        <w:jc w:val="left"/>
      </w:pPr>
    </w:p>
    <w:tbl>
      <w:tblPr>
        <w:tblStyle w:val="TableGrid"/>
        <w:tblW w:w="0" w:type="auto"/>
        <w:tblLook w:val="04A0" w:firstRow="1" w:lastRow="0" w:firstColumn="1" w:lastColumn="0" w:noHBand="0" w:noVBand="1"/>
      </w:tblPr>
      <w:tblGrid>
        <w:gridCol w:w="9396"/>
      </w:tblGrid>
      <w:tr w:rsidR="00370E77" w14:paraId="02AAB8AD" w14:textId="77777777" w:rsidTr="00E44B33">
        <w:tc>
          <w:tcPr>
            <w:tcW w:w="9396" w:type="dxa"/>
            <w:shd w:val="clear" w:color="auto" w:fill="28B4C8"/>
          </w:tcPr>
          <w:p w14:paraId="4D604E5A" w14:textId="77777777" w:rsidR="00370E77" w:rsidRPr="00370E77" w:rsidRDefault="00792E1B" w:rsidP="006A5AA7">
            <w:pPr>
              <w:jc w:val="center"/>
              <w:rPr>
                <w:b/>
              </w:rPr>
            </w:pPr>
            <w:r>
              <w:rPr>
                <w:b/>
              </w:rPr>
              <w:t>Goal element</w:t>
            </w:r>
          </w:p>
        </w:tc>
      </w:tr>
      <w:tr w:rsidR="00370E77" w14:paraId="1EFD2BBB" w14:textId="77777777" w:rsidTr="00370E77">
        <w:tc>
          <w:tcPr>
            <w:tcW w:w="9396" w:type="dxa"/>
          </w:tcPr>
          <w:p w14:paraId="6A7B807D" w14:textId="77777777"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14:paraId="5BF10B9E" w14:textId="77777777" w:rsidTr="00E44B33">
        <w:tc>
          <w:tcPr>
            <w:tcW w:w="9396" w:type="dxa"/>
            <w:shd w:val="clear" w:color="auto" w:fill="28B4C8"/>
          </w:tcPr>
          <w:p w14:paraId="71837A20" w14:textId="77777777"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14:paraId="417FF8E5" w14:textId="77777777" w:rsidTr="00370E77">
        <w:tc>
          <w:tcPr>
            <w:tcW w:w="9396" w:type="dxa"/>
          </w:tcPr>
          <w:p w14:paraId="49579F1D" w14:textId="77777777"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14:paraId="6D01861C" w14:textId="77777777" w:rsidTr="00E44B33">
        <w:tc>
          <w:tcPr>
            <w:tcW w:w="9396" w:type="dxa"/>
            <w:shd w:val="clear" w:color="auto" w:fill="28B4C8"/>
          </w:tcPr>
          <w:p w14:paraId="657C4F77" w14:textId="77777777" w:rsidR="00370E77" w:rsidRPr="00370E77" w:rsidRDefault="00792E1B" w:rsidP="006A5AA7">
            <w:pPr>
              <w:jc w:val="center"/>
              <w:rPr>
                <w:rFonts w:cs="Times New Roman"/>
                <w:b/>
              </w:rPr>
            </w:pPr>
            <w:r>
              <w:rPr>
                <w:rFonts w:cs="Times New Roman"/>
                <w:b/>
              </w:rPr>
              <w:t>Justification element</w:t>
            </w:r>
          </w:p>
        </w:tc>
      </w:tr>
      <w:tr w:rsidR="00370E77" w14:paraId="290CCC7E" w14:textId="77777777" w:rsidTr="00370E77">
        <w:tc>
          <w:tcPr>
            <w:tcW w:w="9396" w:type="dxa"/>
          </w:tcPr>
          <w:p w14:paraId="6E82C001" w14:textId="77777777"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14:paraId="0AA88FA5" w14:textId="77777777" w:rsidTr="00E44B33">
        <w:tc>
          <w:tcPr>
            <w:tcW w:w="9396" w:type="dxa"/>
            <w:shd w:val="clear" w:color="auto" w:fill="28B4C8"/>
          </w:tcPr>
          <w:p w14:paraId="6B0DC76D" w14:textId="77777777" w:rsidR="00370E77" w:rsidRPr="00370E77" w:rsidRDefault="00370E77" w:rsidP="006A5AA7">
            <w:pPr>
              <w:jc w:val="center"/>
              <w:rPr>
                <w:rFonts w:cs="Times New Roman"/>
                <w:b/>
              </w:rPr>
            </w:pPr>
            <w:r w:rsidRPr="00370E77">
              <w:rPr>
                <w:rFonts w:cs="Times New Roman"/>
                <w:b/>
              </w:rPr>
              <w:t>Solution element</w:t>
            </w:r>
          </w:p>
        </w:tc>
      </w:tr>
      <w:tr w:rsidR="00370E77" w14:paraId="07EE2D9D" w14:textId="77777777" w:rsidTr="00370E77">
        <w:tc>
          <w:tcPr>
            <w:tcW w:w="9396" w:type="dxa"/>
          </w:tcPr>
          <w:p w14:paraId="7F9B67E8" w14:textId="77777777"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14:paraId="7D8FC9B4" w14:textId="77777777" w:rsidTr="00E44B33">
        <w:tc>
          <w:tcPr>
            <w:tcW w:w="9396" w:type="dxa"/>
            <w:shd w:val="clear" w:color="auto" w:fill="28B4C8"/>
          </w:tcPr>
          <w:p w14:paraId="57589D1A" w14:textId="77777777" w:rsidR="00370E77" w:rsidRPr="00370E77" w:rsidRDefault="00370E77" w:rsidP="006A5AA7">
            <w:pPr>
              <w:jc w:val="center"/>
              <w:rPr>
                <w:rFonts w:cs="Times New Roman"/>
                <w:b/>
              </w:rPr>
            </w:pPr>
            <w:r w:rsidRPr="00370E77">
              <w:rPr>
                <w:rFonts w:cs="Times New Roman"/>
                <w:b/>
              </w:rPr>
              <w:t>Context element</w:t>
            </w:r>
          </w:p>
        </w:tc>
      </w:tr>
      <w:tr w:rsidR="00370E77" w14:paraId="1D478F31" w14:textId="77777777" w:rsidTr="00370E77">
        <w:tc>
          <w:tcPr>
            <w:tcW w:w="9396" w:type="dxa"/>
          </w:tcPr>
          <w:p w14:paraId="103A07BD" w14:textId="77777777"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14:paraId="6E229732" w14:textId="77777777" w:rsidTr="00E44B33">
        <w:tc>
          <w:tcPr>
            <w:tcW w:w="9396" w:type="dxa"/>
            <w:shd w:val="clear" w:color="auto" w:fill="28B4C8"/>
          </w:tcPr>
          <w:p w14:paraId="5D4D00BF" w14:textId="77777777" w:rsidR="00370E77" w:rsidRPr="006A5AA7" w:rsidRDefault="00792E1B" w:rsidP="006A5AA7">
            <w:pPr>
              <w:jc w:val="center"/>
              <w:rPr>
                <w:rFonts w:cs="Times New Roman"/>
                <w:b/>
              </w:rPr>
            </w:pPr>
            <w:r>
              <w:rPr>
                <w:rFonts w:cs="Times New Roman"/>
                <w:b/>
              </w:rPr>
              <w:t>Strategy element</w:t>
            </w:r>
          </w:p>
        </w:tc>
      </w:tr>
      <w:tr w:rsidR="00370E77" w14:paraId="24B101D4" w14:textId="77777777" w:rsidTr="00370E77">
        <w:tc>
          <w:tcPr>
            <w:tcW w:w="9396" w:type="dxa"/>
          </w:tcPr>
          <w:p w14:paraId="400F4403" w14:textId="77777777"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14:paraId="555CF46E" w14:textId="77777777" w:rsidTr="00E44B33">
        <w:tc>
          <w:tcPr>
            <w:tcW w:w="9396" w:type="dxa"/>
            <w:shd w:val="clear" w:color="auto" w:fill="28B4C8"/>
          </w:tcPr>
          <w:p w14:paraId="359FFA95" w14:textId="77777777" w:rsidR="00370E77" w:rsidRPr="006A5AA7" w:rsidRDefault="00792E1B" w:rsidP="006A5AA7">
            <w:pPr>
              <w:jc w:val="center"/>
              <w:rPr>
                <w:rFonts w:cs="Times New Roman"/>
                <w:b/>
              </w:rPr>
            </w:pPr>
            <w:r>
              <w:rPr>
                <w:rFonts w:cs="Times New Roman"/>
                <w:b/>
              </w:rPr>
              <w:t>Asserted Context element</w:t>
            </w:r>
          </w:p>
        </w:tc>
      </w:tr>
      <w:tr w:rsidR="00370E77" w14:paraId="007FEB6F" w14:textId="77777777" w:rsidTr="00370E77">
        <w:tc>
          <w:tcPr>
            <w:tcW w:w="9396" w:type="dxa"/>
          </w:tcPr>
          <w:p w14:paraId="6A19F2AE" w14:textId="77777777"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14:paraId="7A7C8157" w14:textId="77777777" w:rsidTr="00E44B33">
        <w:tc>
          <w:tcPr>
            <w:tcW w:w="9396" w:type="dxa"/>
            <w:shd w:val="clear" w:color="auto" w:fill="28B4C8"/>
          </w:tcPr>
          <w:p w14:paraId="4677BC38" w14:textId="77777777" w:rsidR="00370E77" w:rsidRPr="006A5AA7" w:rsidRDefault="00792E1B" w:rsidP="006A5AA7">
            <w:pPr>
              <w:jc w:val="center"/>
              <w:rPr>
                <w:rFonts w:cs="Times New Roman"/>
                <w:b/>
              </w:rPr>
            </w:pPr>
            <w:r>
              <w:rPr>
                <w:rFonts w:cs="Times New Roman"/>
                <w:b/>
              </w:rPr>
              <w:t>Asserted Inference element</w:t>
            </w:r>
          </w:p>
        </w:tc>
      </w:tr>
      <w:tr w:rsidR="00370E77" w14:paraId="24F5BBF8" w14:textId="77777777" w:rsidTr="00370E77">
        <w:tc>
          <w:tcPr>
            <w:tcW w:w="9396" w:type="dxa"/>
          </w:tcPr>
          <w:p w14:paraId="157AD979" w14:textId="77777777"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14:paraId="59B91B71" w14:textId="77777777" w:rsidTr="00E44B33">
        <w:tc>
          <w:tcPr>
            <w:tcW w:w="9396" w:type="dxa"/>
            <w:shd w:val="clear" w:color="auto" w:fill="28B4C8"/>
          </w:tcPr>
          <w:p w14:paraId="0238D7BD" w14:textId="77777777" w:rsidR="00792E1B" w:rsidRPr="00792E1B" w:rsidRDefault="00792E1B" w:rsidP="00792E1B">
            <w:pPr>
              <w:jc w:val="center"/>
              <w:rPr>
                <w:rFonts w:cs="Times New Roman"/>
                <w:b/>
              </w:rPr>
            </w:pPr>
            <w:r w:rsidRPr="00792E1B">
              <w:rPr>
                <w:rFonts w:cs="Times New Roman"/>
                <w:b/>
              </w:rPr>
              <w:t>Asserted Evidence element</w:t>
            </w:r>
          </w:p>
        </w:tc>
      </w:tr>
      <w:tr w:rsidR="00792E1B" w14:paraId="20DC0FAB" w14:textId="77777777" w:rsidTr="00370E77">
        <w:tc>
          <w:tcPr>
            <w:tcW w:w="9396" w:type="dxa"/>
          </w:tcPr>
          <w:p w14:paraId="2D5E9738" w14:textId="77777777"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14:paraId="3551E22C" w14:textId="77777777" w:rsidR="00FA209C" w:rsidRDefault="00620B86" w:rsidP="00620B86">
      <w:pPr>
        <w:pStyle w:val="Caption"/>
      </w:pPr>
      <w:r>
        <w:t xml:space="preserve">Table </w:t>
      </w:r>
      <w:fldSimple w:instr=" SEQ Table \* ARABIC ">
        <w:r w:rsidR="006D2DD3">
          <w:rPr>
            <w:noProof/>
          </w:rPr>
          <w:t>4</w:t>
        </w:r>
      </w:fldSimple>
      <w:r>
        <w:t>: Example Element Tags from</w:t>
      </w:r>
      <w:r w:rsidR="004847A2">
        <w:t xml:space="preserve"> Astah GSN</w:t>
      </w:r>
      <w:r>
        <w:t xml:space="preserve"> XMI File</w:t>
      </w:r>
    </w:p>
    <w:p w14:paraId="215E7DAA" w14:textId="77777777" w:rsidR="00370E77" w:rsidRPr="00FA209C" w:rsidRDefault="00FA209C" w:rsidP="00FA209C">
      <w:pPr>
        <w:jc w:val="left"/>
        <w:rPr>
          <w:b/>
          <w:iCs/>
          <w:sz w:val="20"/>
          <w:szCs w:val="18"/>
        </w:rPr>
      </w:pPr>
      <w:r>
        <w:br w:type="page"/>
      </w:r>
    </w:p>
    <w:p w14:paraId="4107A7C4" w14:textId="77777777" w:rsidR="0098365D" w:rsidRDefault="007B7E90" w:rsidP="001B6D8E">
      <w:pPr>
        <w:pStyle w:val="Heading2"/>
        <w:numPr>
          <w:ilvl w:val="1"/>
          <w:numId w:val="1"/>
        </w:numPr>
      </w:pPr>
      <w:bookmarkStart w:id="274" w:name="_Toc45724068"/>
      <w:r w:rsidRPr="007B7E90">
        <w:lastRenderedPageBreak/>
        <w:t xml:space="preserve">Problems with Astah GSN XMI </w:t>
      </w:r>
      <w:r w:rsidR="00B40A2A">
        <w:t>F</w:t>
      </w:r>
      <w:r w:rsidRPr="007B7E90">
        <w:t>iles</w:t>
      </w:r>
      <w:bookmarkEnd w:id="274"/>
    </w:p>
    <w:p w14:paraId="5DBBEF34" w14:textId="77777777" w:rsidR="001B4142" w:rsidRPr="001B4142" w:rsidRDefault="001B4142" w:rsidP="001B4142"/>
    <w:p w14:paraId="0DD49867" w14:textId="77777777"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14:paraId="2FE75A38" w14:textId="77777777" w:rsidR="006F3BA6" w:rsidRDefault="006F3BA6" w:rsidP="00847891"/>
    <w:p w14:paraId="597CF607" w14:textId="77777777"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14:paraId="29F742A9" w14:textId="77777777" w:rsidR="00CC7C10" w:rsidRDefault="00CC7C10">
      <w:pPr>
        <w:jc w:val="left"/>
      </w:pPr>
      <w:r>
        <w:br w:type="page"/>
      </w:r>
    </w:p>
    <w:p w14:paraId="0DC51840" w14:textId="77777777" w:rsidR="000874D8" w:rsidRDefault="0078223B" w:rsidP="00204182">
      <w:pPr>
        <w:pStyle w:val="Heading1"/>
        <w:numPr>
          <w:ilvl w:val="0"/>
          <w:numId w:val="1"/>
        </w:numPr>
      </w:pPr>
      <w:bookmarkStart w:id="275" w:name="_Toc45724069"/>
      <w:r>
        <w:lastRenderedPageBreak/>
        <w:t>IMPLEMENTATION</w:t>
      </w:r>
      <w:bookmarkEnd w:id="275"/>
    </w:p>
    <w:p w14:paraId="5D401455" w14:textId="77777777" w:rsidR="001B6D8E" w:rsidRPr="001B6D8E" w:rsidRDefault="001B6D8E" w:rsidP="001B6D8E"/>
    <w:p w14:paraId="7E58ECD9" w14:textId="77777777"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14:paraId="34833738" w14:textId="77777777"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14:paraId="28EA38E3" w14:textId="77777777" w:rsidR="001B6D8E" w:rsidRDefault="001B6D8E" w:rsidP="006D187D"/>
    <w:p w14:paraId="3C951244" w14:textId="77777777" w:rsidR="00DB647E" w:rsidRDefault="00C84C73" w:rsidP="00DB647E">
      <w:pPr>
        <w:pStyle w:val="Heading2"/>
        <w:numPr>
          <w:ilvl w:val="1"/>
          <w:numId w:val="1"/>
        </w:numPr>
      </w:pPr>
      <w:bookmarkStart w:id="276" w:name="_Toc45724070"/>
      <w:r>
        <w:t>GSN Model</w:t>
      </w:r>
      <w:bookmarkEnd w:id="276"/>
    </w:p>
    <w:p w14:paraId="3DEA7E37" w14:textId="77777777" w:rsidR="001B4142" w:rsidRPr="001B4142" w:rsidRDefault="001B4142" w:rsidP="001B4142"/>
    <w:p w14:paraId="67F8D0B4" w14:textId="77777777"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14:paraId="4F6B8998" w14:textId="77777777"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14:paraId="6B8A5DE3" w14:textId="77777777"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14:paraId="3640CD38" w14:textId="77777777"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14:paraId="6F0DABA4" w14:textId="77777777"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14:paraId="7A7EABA9" w14:textId="77777777" w:rsidR="00236951" w:rsidRPr="001A689F" w:rsidRDefault="00236951" w:rsidP="00297E13"/>
    <w:p w14:paraId="688C609D" w14:textId="77777777" w:rsidR="00DB647E" w:rsidRDefault="00C84C73" w:rsidP="00DB647E">
      <w:pPr>
        <w:pStyle w:val="Heading2"/>
        <w:numPr>
          <w:ilvl w:val="1"/>
          <w:numId w:val="1"/>
        </w:numPr>
      </w:pPr>
      <w:bookmarkStart w:id="277" w:name="_Toc45724071"/>
      <w:r>
        <w:t xml:space="preserve">GSN </w:t>
      </w:r>
      <w:r w:rsidR="00DB647E">
        <w:t>Property</w:t>
      </w:r>
      <w:bookmarkEnd w:id="277"/>
    </w:p>
    <w:p w14:paraId="6C63485D" w14:textId="77777777" w:rsidR="001B4142" w:rsidRPr="001B4142" w:rsidRDefault="001B4142" w:rsidP="001B4142"/>
    <w:p w14:paraId="37DC161D" w14:textId="77777777"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14:paraId="114939F8"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14:paraId="414193FE"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14:paraId="0BD75A42"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14:paraId="5FAE476D"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14:paraId="3BF71C4E"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14:paraId="1205B1E8" w14:textId="77777777" w:rsidR="00294FF4" w:rsidRDefault="00294FF4" w:rsidP="005C688D">
      <w:pPr>
        <w:pStyle w:val="ListParagraph"/>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14:paraId="7F86D563" w14:textId="77777777"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14:paraId="72B53B6F" w14:textId="77777777" w:rsidR="00236951" w:rsidRPr="00364350" w:rsidRDefault="00236951" w:rsidP="00951FC5">
      <w:pPr>
        <w:rPr>
          <w:rFonts w:cs="Times New Roman"/>
          <w:szCs w:val="24"/>
        </w:rPr>
      </w:pPr>
    </w:p>
    <w:p w14:paraId="2DB616EC" w14:textId="77777777" w:rsidR="00DB647E" w:rsidRDefault="0010536E" w:rsidP="00DB647E">
      <w:pPr>
        <w:pStyle w:val="Heading2"/>
        <w:numPr>
          <w:ilvl w:val="1"/>
          <w:numId w:val="1"/>
        </w:numPr>
      </w:pPr>
      <w:bookmarkStart w:id="278" w:name="_Toc45724072"/>
      <w:r>
        <w:lastRenderedPageBreak/>
        <w:t xml:space="preserve">GSN </w:t>
      </w:r>
      <w:r w:rsidR="00DB647E">
        <w:t>Property</w:t>
      </w:r>
      <w:r>
        <w:t xml:space="preserve"> Type</w:t>
      </w:r>
      <w:bookmarkEnd w:id="278"/>
    </w:p>
    <w:p w14:paraId="3D9A307B" w14:textId="77777777" w:rsidR="001B4142" w:rsidRPr="001B4142" w:rsidRDefault="001B4142" w:rsidP="001B4142"/>
    <w:p w14:paraId="5F42A2DE" w14:textId="77777777"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14:paraId="1A6F03BB"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Goal</w:t>
      </w:r>
    </w:p>
    <w:p w14:paraId="2FEED1AF"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Strat</w:t>
      </w:r>
      <w:r>
        <w:t>e</w:t>
      </w:r>
      <w:r w:rsidRPr="003662E9">
        <w:t>gy</w:t>
      </w:r>
    </w:p>
    <w:p w14:paraId="77EEFB9D"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Solution</w:t>
      </w:r>
    </w:p>
    <w:p w14:paraId="2637BC75"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Context</w:t>
      </w:r>
    </w:p>
    <w:p w14:paraId="4345A93F"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Assumption</w:t>
      </w:r>
    </w:p>
    <w:p w14:paraId="627AC06F"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Justification</w:t>
      </w:r>
    </w:p>
    <w:p w14:paraId="1A354768"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AssertedInference</w:t>
      </w:r>
    </w:p>
    <w:p w14:paraId="09011589"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AssertedEvidence</w:t>
      </w:r>
    </w:p>
    <w:p w14:paraId="09A3D774"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AssertedContext</w:t>
      </w:r>
    </w:p>
    <w:p w14:paraId="6D8D36D5" w14:textId="77777777" w:rsidR="00236951" w:rsidRPr="007F0010" w:rsidRDefault="00236951" w:rsidP="007F0010"/>
    <w:p w14:paraId="5D7D8456" w14:textId="77777777" w:rsidR="00DB647E" w:rsidRDefault="0010536E" w:rsidP="00DB647E">
      <w:pPr>
        <w:pStyle w:val="Heading2"/>
        <w:numPr>
          <w:ilvl w:val="1"/>
          <w:numId w:val="1"/>
        </w:numPr>
      </w:pPr>
      <w:bookmarkStart w:id="279" w:name="_Toc45724073"/>
      <w:r>
        <w:t>GSN Property Getter</w:t>
      </w:r>
      <w:bookmarkEnd w:id="279"/>
    </w:p>
    <w:p w14:paraId="334AB3EE" w14:textId="77777777" w:rsidR="001B4142" w:rsidRPr="001B4142" w:rsidRDefault="001B4142" w:rsidP="001B4142"/>
    <w:p w14:paraId="53E57F63" w14:textId="77777777"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14:paraId="2654CF36" w14:textId="77777777"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14:paraId="1E9E00B8" w14:textId="77777777"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14:paraId="2E8E4BDE" w14:textId="77777777"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14:paraId="24013FE5" w14:textId="77777777" w:rsidR="00DA6D8B" w:rsidRPr="00FB7873" w:rsidRDefault="00DA6D8B" w:rsidP="00851322"/>
    <w:p w14:paraId="5EFCE92A" w14:textId="77777777" w:rsidR="008245E1" w:rsidRDefault="008245E1" w:rsidP="005C688D">
      <w:pPr>
        <w:pStyle w:val="ListParagraph"/>
        <w:numPr>
          <w:ilvl w:val="0"/>
          <w:numId w:val="9"/>
        </w:numPr>
        <w:rPr>
          <w:b/>
        </w:rPr>
      </w:pPr>
      <w:r w:rsidRPr="00B35ED2">
        <w:rPr>
          <w:b/>
        </w:rPr>
        <w:t>All elements</w:t>
      </w:r>
    </w:p>
    <w:p w14:paraId="2789DA35" w14:textId="77777777" w:rsidR="009B02B5" w:rsidRDefault="009B02B5" w:rsidP="009B02B5">
      <w:r w:rsidRPr="009B02B5">
        <w:rPr>
          <w:u w:val="single"/>
        </w:rPr>
        <w:t>Keyword:</w:t>
      </w:r>
      <w:r>
        <w:t xml:space="preserve"> all</w:t>
      </w:r>
    </w:p>
    <w:p w14:paraId="6E84F6F2" w14:textId="77777777" w:rsidR="00295543" w:rsidRPr="009B02B5" w:rsidRDefault="00295543" w:rsidP="009B02B5">
      <w:r w:rsidRPr="00295543">
        <w:rPr>
          <w:u w:val="single"/>
        </w:rPr>
        <w:t>Returns:</w:t>
      </w:r>
      <w:r>
        <w:t xml:space="preserve"> NULL or 1+ elements</w:t>
      </w:r>
    </w:p>
    <w:p w14:paraId="7E029DFE" w14:textId="77777777"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14:paraId="457411AF" w14:textId="77777777" w:rsidR="008245E1" w:rsidRDefault="008245E1" w:rsidP="005C688D">
      <w:pPr>
        <w:pStyle w:val="ListParagraph"/>
        <w:numPr>
          <w:ilvl w:val="0"/>
          <w:numId w:val="9"/>
        </w:numPr>
        <w:rPr>
          <w:b/>
        </w:rPr>
      </w:pPr>
      <w:r w:rsidRPr="00B35ED2">
        <w:rPr>
          <w:b/>
        </w:rPr>
        <w:t>All node elements</w:t>
      </w:r>
    </w:p>
    <w:p w14:paraId="10D73C85" w14:textId="77777777" w:rsidR="00295543" w:rsidRDefault="009B02B5" w:rsidP="00295543">
      <w:r w:rsidRPr="009B02B5">
        <w:rPr>
          <w:u w:val="single"/>
        </w:rPr>
        <w:t>Keyword:</w:t>
      </w:r>
      <w:r>
        <w:t xml:space="preserve"> nodes</w:t>
      </w:r>
      <w:r w:rsidR="00295543" w:rsidRPr="00295543">
        <w:t xml:space="preserve"> </w:t>
      </w:r>
    </w:p>
    <w:p w14:paraId="2C397AE8" w14:textId="77777777"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14:paraId="342CDFC9" w14:textId="77777777"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14:paraId="38920321" w14:textId="77777777" w:rsidR="008245E1" w:rsidRDefault="008245E1" w:rsidP="005C688D">
      <w:pPr>
        <w:pStyle w:val="ListParagraph"/>
        <w:numPr>
          <w:ilvl w:val="0"/>
          <w:numId w:val="9"/>
        </w:numPr>
        <w:rPr>
          <w:b/>
        </w:rPr>
      </w:pPr>
      <w:r w:rsidRPr="00B35ED2">
        <w:rPr>
          <w:b/>
        </w:rPr>
        <w:t>All link elements</w:t>
      </w:r>
    </w:p>
    <w:p w14:paraId="548ECC0C" w14:textId="77777777" w:rsidR="00295543" w:rsidRDefault="00D47DEF" w:rsidP="00295543">
      <w:r w:rsidRPr="00D47DEF">
        <w:rPr>
          <w:u w:val="single"/>
        </w:rPr>
        <w:t>Keyword:</w:t>
      </w:r>
      <w:r w:rsidRPr="00D47DEF">
        <w:t xml:space="preserve"> links</w:t>
      </w:r>
      <w:r w:rsidR="00295543" w:rsidRPr="00295543">
        <w:t xml:space="preserve"> </w:t>
      </w:r>
    </w:p>
    <w:p w14:paraId="0536D802" w14:textId="77777777"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24096A91" w14:textId="77777777"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14:paraId="184A0C1A" w14:textId="77777777" w:rsidR="00D47DEF" w:rsidRPr="00D47DEF" w:rsidRDefault="008245E1" w:rsidP="005C688D">
      <w:pPr>
        <w:pStyle w:val="ListParagraph"/>
        <w:numPr>
          <w:ilvl w:val="0"/>
          <w:numId w:val="9"/>
        </w:numPr>
        <w:rPr>
          <w:b/>
        </w:rPr>
      </w:pPr>
      <w:r w:rsidRPr="00B35ED2">
        <w:rPr>
          <w:b/>
        </w:rPr>
        <w:t>Element by ID</w:t>
      </w:r>
    </w:p>
    <w:p w14:paraId="6BBF0999" w14:textId="77777777"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14:paraId="1AE02FB7" w14:textId="77777777"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14:paraId="25934025" w14:textId="77777777"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14:paraId="1D109BEB" w14:textId="77777777" w:rsidR="008245E1" w:rsidRPr="00B35ED2" w:rsidRDefault="008245E1" w:rsidP="005C688D">
      <w:pPr>
        <w:pStyle w:val="ListParagraph"/>
        <w:numPr>
          <w:ilvl w:val="0"/>
          <w:numId w:val="9"/>
        </w:numPr>
        <w:rPr>
          <w:b/>
        </w:rPr>
      </w:pPr>
      <w:r w:rsidRPr="00B35ED2">
        <w:rPr>
          <w:b/>
        </w:rPr>
        <w:t>Element by type</w:t>
      </w:r>
    </w:p>
    <w:p w14:paraId="213A3CFF" w14:textId="77777777"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14:paraId="5242C612" w14:textId="77777777"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14:paraId="66B58CA9" w14:textId="77777777"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14:paraId="5DE20D5A" w14:textId="77777777" w:rsidR="008245E1" w:rsidRPr="00E95AA2" w:rsidRDefault="008245E1" w:rsidP="005C688D">
      <w:pPr>
        <w:pStyle w:val="ListParagraph"/>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14:paraId="44272D5B" w14:textId="77777777"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14:paraId="2E03D8F9" w14:textId="77777777"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14:paraId="64A784EC" w14:textId="77777777"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14:paraId="09A341FB" w14:textId="77777777" w:rsidR="008245E1" w:rsidRPr="00B35ED2" w:rsidRDefault="008245E1" w:rsidP="005C688D">
      <w:pPr>
        <w:pStyle w:val="ListParagraph"/>
        <w:numPr>
          <w:ilvl w:val="0"/>
          <w:numId w:val="9"/>
        </w:numPr>
        <w:rPr>
          <w:b/>
        </w:rPr>
      </w:pPr>
      <w:r w:rsidRPr="00B35ED2">
        <w:rPr>
          <w:b/>
        </w:rPr>
        <w:t>Element’s type</w:t>
      </w:r>
    </w:p>
    <w:p w14:paraId="5726F168" w14:textId="77777777" w:rsidR="00295543" w:rsidRDefault="00A57234" w:rsidP="00295543">
      <w:r>
        <w:rPr>
          <w:u w:val="single"/>
        </w:rPr>
        <w:t>Keyword:</w:t>
      </w:r>
      <w:r>
        <w:t xml:space="preserve"> gsntype</w:t>
      </w:r>
      <w:r w:rsidR="00295543" w:rsidRPr="00295543">
        <w:t xml:space="preserve"> </w:t>
      </w:r>
    </w:p>
    <w:p w14:paraId="0C07F79B"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14:paraId="28B29A1A" w14:textId="77777777"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14:paraId="66CE920A" w14:textId="77777777" w:rsidR="008245E1" w:rsidRPr="00B35ED2" w:rsidRDefault="008245E1" w:rsidP="005C688D">
      <w:pPr>
        <w:pStyle w:val="ListParagraph"/>
        <w:numPr>
          <w:ilvl w:val="0"/>
          <w:numId w:val="9"/>
        </w:numPr>
        <w:rPr>
          <w:b/>
        </w:rPr>
      </w:pPr>
      <w:r w:rsidRPr="00B35ED2">
        <w:rPr>
          <w:b/>
        </w:rPr>
        <w:t>E</w:t>
      </w:r>
      <w:r w:rsidR="00CA031E" w:rsidRPr="00B35ED2">
        <w:rPr>
          <w:b/>
        </w:rPr>
        <w:t>lement’s target</w:t>
      </w:r>
    </w:p>
    <w:p w14:paraId="1DC5651F" w14:textId="77777777" w:rsidR="00295543" w:rsidRDefault="00D47DEF" w:rsidP="00295543">
      <w:r w:rsidRPr="00D47DEF">
        <w:rPr>
          <w:u w:val="single"/>
        </w:rPr>
        <w:t>Keyword:</w:t>
      </w:r>
      <w:r w:rsidR="00A57234" w:rsidRPr="00A57234">
        <w:t xml:space="preserve"> target</w:t>
      </w:r>
      <w:r w:rsidRPr="00D47DEF">
        <w:rPr>
          <w:u w:val="single"/>
        </w:rPr>
        <w:t xml:space="preserve"> </w:t>
      </w:r>
    </w:p>
    <w:p w14:paraId="38C527C9" w14:textId="77777777"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7E941578" w14:textId="77777777"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14:paraId="1208996D" w14:textId="77777777" w:rsidR="008245E1" w:rsidRPr="00B35ED2" w:rsidRDefault="00CA031E" w:rsidP="005C688D">
      <w:pPr>
        <w:pStyle w:val="ListParagraph"/>
        <w:numPr>
          <w:ilvl w:val="0"/>
          <w:numId w:val="9"/>
        </w:numPr>
        <w:rPr>
          <w:b/>
        </w:rPr>
      </w:pPr>
      <w:r w:rsidRPr="00B35ED2">
        <w:rPr>
          <w:b/>
        </w:rPr>
        <w:lastRenderedPageBreak/>
        <w:t>Element’s source</w:t>
      </w:r>
    </w:p>
    <w:p w14:paraId="6EF2B5C0" w14:textId="77777777" w:rsidR="00295543" w:rsidRDefault="00A57234" w:rsidP="00295543">
      <w:r>
        <w:rPr>
          <w:u w:val="single"/>
        </w:rPr>
        <w:t>Keyword:</w:t>
      </w:r>
      <w:r>
        <w:t xml:space="preserve"> source</w:t>
      </w:r>
      <w:r w:rsidR="00295543" w:rsidRPr="00295543">
        <w:t xml:space="preserve"> </w:t>
      </w:r>
    </w:p>
    <w:p w14:paraId="703367B4"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14:paraId="7F1E6663" w14:textId="77777777"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14:paraId="4C4AE9DC" w14:textId="77777777" w:rsidR="008245E1" w:rsidRPr="00B35ED2" w:rsidRDefault="008245E1" w:rsidP="005C688D">
      <w:pPr>
        <w:pStyle w:val="ListParagraph"/>
        <w:numPr>
          <w:ilvl w:val="0"/>
          <w:numId w:val="9"/>
        </w:numPr>
        <w:rPr>
          <w:b/>
        </w:rPr>
      </w:pPr>
      <w:r w:rsidRPr="00B35ED2">
        <w:rPr>
          <w:b/>
        </w:rPr>
        <w:t>Element’s content</w:t>
      </w:r>
    </w:p>
    <w:p w14:paraId="70FA8D89" w14:textId="77777777" w:rsidR="00295543" w:rsidRDefault="00D47DEF" w:rsidP="00295543">
      <w:r w:rsidRPr="00D47DEF">
        <w:rPr>
          <w:u w:val="single"/>
        </w:rPr>
        <w:t>Keyword:</w:t>
      </w:r>
      <w:r w:rsidR="00A57234">
        <w:t xml:space="preserve"> content</w:t>
      </w:r>
      <w:r w:rsidRPr="00D47DEF">
        <w:rPr>
          <w:u w:val="single"/>
        </w:rPr>
        <w:t xml:space="preserve"> </w:t>
      </w:r>
    </w:p>
    <w:p w14:paraId="5714C132"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14:paraId="524481E4" w14:textId="77777777"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14:paraId="2937E2CB" w14:textId="77777777" w:rsidR="008245E1" w:rsidRPr="00B35ED2" w:rsidRDefault="008245E1" w:rsidP="005C688D">
      <w:pPr>
        <w:pStyle w:val="ListParagraph"/>
        <w:numPr>
          <w:ilvl w:val="0"/>
          <w:numId w:val="9"/>
        </w:numPr>
        <w:rPr>
          <w:b/>
        </w:rPr>
      </w:pPr>
      <w:r w:rsidRPr="00B35ED2">
        <w:rPr>
          <w:b/>
        </w:rPr>
        <w:t>Element’s ID</w:t>
      </w:r>
    </w:p>
    <w:p w14:paraId="60044CDA" w14:textId="77777777" w:rsidR="00295543" w:rsidRDefault="00D47DEF" w:rsidP="00295543">
      <w:r w:rsidRPr="00D47DEF">
        <w:rPr>
          <w:u w:val="single"/>
        </w:rPr>
        <w:t>Keyword:</w:t>
      </w:r>
      <w:r w:rsidR="00A57234">
        <w:t xml:space="preserve"> id</w:t>
      </w:r>
      <w:r w:rsidRPr="00D47DEF">
        <w:rPr>
          <w:u w:val="single"/>
        </w:rPr>
        <w:t xml:space="preserve"> </w:t>
      </w:r>
    </w:p>
    <w:p w14:paraId="20052F7F"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14:paraId="01FBEEFC" w14:textId="77777777" w:rsidR="00FE1FE8" w:rsidRDefault="00D47DEF" w:rsidP="00D47DEF">
      <w:r w:rsidRPr="00D47DEF">
        <w:rPr>
          <w:u w:val="single"/>
        </w:rPr>
        <w:t>Description:</w:t>
      </w:r>
      <w:r>
        <w:t xml:space="preserve"> </w:t>
      </w:r>
      <w:r w:rsidR="00FE1FE8">
        <w:t>Returns given element/s ID value/s.</w:t>
      </w:r>
    </w:p>
    <w:p w14:paraId="390BF6D7" w14:textId="77777777" w:rsidR="008245E1" w:rsidRPr="00B35ED2" w:rsidRDefault="008245E1" w:rsidP="005C688D">
      <w:pPr>
        <w:pStyle w:val="ListParagraph"/>
        <w:numPr>
          <w:ilvl w:val="0"/>
          <w:numId w:val="9"/>
        </w:numPr>
        <w:rPr>
          <w:b/>
        </w:rPr>
      </w:pPr>
      <w:r w:rsidRPr="00B35ED2">
        <w:rPr>
          <w:b/>
        </w:rPr>
        <w:t xml:space="preserve">Element’s </w:t>
      </w:r>
      <w:r w:rsidRPr="00B35ED2">
        <w:rPr>
          <w:b/>
          <w:i/>
        </w:rPr>
        <w:t>xmi:id</w:t>
      </w:r>
    </w:p>
    <w:p w14:paraId="1B095FEA" w14:textId="77777777"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14:paraId="51B15B44"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14:paraId="1C070F94" w14:textId="77777777"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14:paraId="55ED6C5E" w14:textId="77777777" w:rsidR="008245E1" w:rsidRPr="00B35ED2" w:rsidRDefault="008245E1" w:rsidP="005C688D">
      <w:pPr>
        <w:pStyle w:val="ListParagraph"/>
        <w:numPr>
          <w:ilvl w:val="0"/>
          <w:numId w:val="9"/>
        </w:numPr>
        <w:rPr>
          <w:b/>
        </w:rPr>
      </w:pPr>
      <w:r w:rsidRPr="00B35ED2">
        <w:rPr>
          <w:b/>
        </w:rPr>
        <w:t xml:space="preserve">Element’s </w:t>
      </w:r>
      <w:r w:rsidRPr="00B35ED2">
        <w:rPr>
          <w:b/>
          <w:i/>
        </w:rPr>
        <w:t>xsi:type</w:t>
      </w:r>
    </w:p>
    <w:p w14:paraId="1063368E" w14:textId="77777777"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14:paraId="4930A859"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14:paraId="6AB73219" w14:textId="77777777"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14:paraId="1109EC23" w14:textId="77777777" w:rsidR="002A4025" w:rsidRDefault="002A4025" w:rsidP="003F5992"/>
    <w:p w14:paraId="44B4A247" w14:textId="77777777"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14:paraId="60C25409" w14:textId="77777777" w:rsidR="00B62F39" w:rsidRDefault="00B62F39" w:rsidP="005C688D">
      <w:pPr>
        <w:pStyle w:val="ListParagraph"/>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14:paraId="1A1EB9BC" w14:textId="77777777" w:rsidR="00B62F39" w:rsidRPr="00B329FD" w:rsidRDefault="00B62F39" w:rsidP="005C688D">
      <w:pPr>
        <w:pStyle w:val="ListParagraph"/>
        <w:numPr>
          <w:ilvl w:val="0"/>
          <w:numId w:val="10"/>
        </w:numPr>
      </w:pPr>
      <w:r w:rsidRPr="00B329FD">
        <w:t>Get element attribute</w:t>
      </w:r>
      <w:r w:rsidR="00536C50">
        <w:t xml:space="preserve"> (Returns the given attribute names value)</w:t>
      </w:r>
    </w:p>
    <w:p w14:paraId="27C81A52" w14:textId="77777777" w:rsidR="00B62F39" w:rsidRPr="00B329FD" w:rsidRDefault="00B62F39" w:rsidP="005C688D">
      <w:pPr>
        <w:pStyle w:val="ListParagraph"/>
        <w:numPr>
          <w:ilvl w:val="0"/>
          <w:numId w:val="10"/>
        </w:numPr>
      </w:pPr>
      <w:r w:rsidRPr="00B329FD">
        <w:t>Find link by node IDs</w:t>
      </w:r>
      <w:r w:rsidR="00536C50">
        <w:t xml:space="preserve"> (Returns the link element with target and source IDs)</w:t>
      </w:r>
    </w:p>
    <w:p w14:paraId="42A67808" w14:textId="77777777" w:rsidR="00236951" w:rsidRPr="00721E97" w:rsidRDefault="00236951" w:rsidP="00B62F39">
      <w:pPr>
        <w:rPr>
          <w:i/>
        </w:rPr>
      </w:pPr>
    </w:p>
    <w:p w14:paraId="0757A63F" w14:textId="77777777" w:rsidR="00DB647E" w:rsidRDefault="00DB647E" w:rsidP="00DB647E">
      <w:pPr>
        <w:pStyle w:val="Heading2"/>
        <w:numPr>
          <w:ilvl w:val="1"/>
          <w:numId w:val="1"/>
        </w:numPr>
      </w:pPr>
      <w:bookmarkStart w:id="280" w:name="_Toc45724074"/>
      <w:r>
        <w:lastRenderedPageBreak/>
        <w:t>G</w:t>
      </w:r>
      <w:r w:rsidR="006164E6">
        <w:t>SN Property Setter</w:t>
      </w:r>
      <w:bookmarkEnd w:id="280"/>
    </w:p>
    <w:p w14:paraId="48918279" w14:textId="77777777" w:rsidR="001B4142" w:rsidRPr="001B4142" w:rsidRDefault="001B4142" w:rsidP="001B4142"/>
    <w:p w14:paraId="11472FA8" w14:textId="77777777"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14:paraId="72FBEF62" w14:textId="77777777" w:rsidR="00DA6D8B" w:rsidRDefault="00DA6D8B" w:rsidP="00055409"/>
    <w:p w14:paraId="461B7B03" w14:textId="77777777" w:rsidR="00225AF4" w:rsidRPr="00B35ED2" w:rsidRDefault="00225AF4" w:rsidP="005C688D">
      <w:pPr>
        <w:pStyle w:val="ListParagraph"/>
        <w:numPr>
          <w:ilvl w:val="0"/>
          <w:numId w:val="11"/>
        </w:numPr>
        <w:rPr>
          <w:b/>
        </w:rPr>
      </w:pPr>
      <w:r w:rsidRPr="00B35ED2">
        <w:rPr>
          <w:b/>
        </w:rPr>
        <w:t>Set element’s content</w:t>
      </w:r>
    </w:p>
    <w:p w14:paraId="274AF809" w14:textId="77777777" w:rsidR="00D43D54" w:rsidRPr="00D43D54" w:rsidRDefault="00D43D54" w:rsidP="00D43D54">
      <w:r w:rsidRPr="00D43D54">
        <w:rPr>
          <w:u w:val="single"/>
        </w:rPr>
        <w:t>Keyword:</w:t>
      </w:r>
      <w:r>
        <w:t xml:space="preserve"> content</w:t>
      </w:r>
    </w:p>
    <w:p w14:paraId="021A31DD" w14:textId="77777777"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14:paraId="41F78E6D" w14:textId="77777777" w:rsidR="00225AF4" w:rsidRPr="00B35ED2" w:rsidRDefault="00225AF4" w:rsidP="005C688D">
      <w:pPr>
        <w:pStyle w:val="ListParagraph"/>
        <w:numPr>
          <w:ilvl w:val="0"/>
          <w:numId w:val="11"/>
        </w:numPr>
        <w:rPr>
          <w:b/>
        </w:rPr>
      </w:pPr>
      <w:r w:rsidRPr="00B35ED2">
        <w:rPr>
          <w:b/>
        </w:rPr>
        <w:t>Set element’s ID</w:t>
      </w:r>
    </w:p>
    <w:p w14:paraId="511FCCB5" w14:textId="77777777" w:rsidR="00D43D54" w:rsidRPr="00D43D54" w:rsidRDefault="00D43D54" w:rsidP="00D43D54">
      <w:r w:rsidRPr="00D43D54">
        <w:rPr>
          <w:u w:val="single"/>
        </w:rPr>
        <w:t>Keyword</w:t>
      </w:r>
      <w:r>
        <w:rPr>
          <w:u w:val="single"/>
        </w:rPr>
        <w:t>:</w:t>
      </w:r>
      <w:r>
        <w:t xml:space="preserve"> id</w:t>
      </w:r>
    </w:p>
    <w:p w14:paraId="4BFD15D1" w14:textId="77777777"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14:paraId="473AD981" w14:textId="77777777" w:rsidR="00225AF4" w:rsidRPr="00B35ED2" w:rsidRDefault="00225AF4" w:rsidP="005C688D">
      <w:pPr>
        <w:pStyle w:val="ListParagraph"/>
        <w:numPr>
          <w:ilvl w:val="0"/>
          <w:numId w:val="11"/>
        </w:numPr>
        <w:rPr>
          <w:b/>
        </w:rPr>
      </w:pPr>
      <w:r w:rsidRPr="00B35ED2">
        <w:rPr>
          <w:b/>
        </w:rPr>
        <w:t xml:space="preserve">Set element’s </w:t>
      </w:r>
      <w:r w:rsidRPr="00B35ED2">
        <w:rPr>
          <w:b/>
          <w:i/>
        </w:rPr>
        <w:t>xmi:id</w:t>
      </w:r>
    </w:p>
    <w:p w14:paraId="37B6F6E4" w14:textId="77777777" w:rsidR="00D43D54" w:rsidRPr="00D43D54" w:rsidRDefault="00D43D54" w:rsidP="00D43D54">
      <w:r w:rsidRPr="00D43D54">
        <w:rPr>
          <w:u w:val="single"/>
        </w:rPr>
        <w:t>Keywords</w:t>
      </w:r>
      <w:r>
        <w:rPr>
          <w:u w:val="single"/>
        </w:rPr>
        <w:t>:</w:t>
      </w:r>
      <w:r>
        <w:t xml:space="preserve"> xmiid or xmi_id</w:t>
      </w:r>
    </w:p>
    <w:p w14:paraId="012A582E" w14:textId="77777777"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14:paraId="50859DE6" w14:textId="77777777" w:rsidR="00225AF4" w:rsidRPr="00B35ED2" w:rsidRDefault="00225AF4" w:rsidP="005C688D">
      <w:pPr>
        <w:pStyle w:val="ListParagraph"/>
        <w:numPr>
          <w:ilvl w:val="0"/>
          <w:numId w:val="11"/>
        </w:numPr>
        <w:rPr>
          <w:b/>
        </w:rPr>
      </w:pPr>
      <w:r w:rsidRPr="00B35ED2">
        <w:rPr>
          <w:b/>
        </w:rPr>
        <w:t xml:space="preserve">Set element’s </w:t>
      </w:r>
      <w:r w:rsidRPr="00B35ED2">
        <w:rPr>
          <w:b/>
          <w:i/>
        </w:rPr>
        <w:t>xsi:type</w:t>
      </w:r>
    </w:p>
    <w:p w14:paraId="31075B72" w14:textId="77777777" w:rsidR="00D43D54" w:rsidRPr="00D43D54" w:rsidRDefault="00D43D54" w:rsidP="00D43D54">
      <w:r w:rsidRPr="00D43D54">
        <w:rPr>
          <w:u w:val="single"/>
        </w:rPr>
        <w:t>Keywords</w:t>
      </w:r>
      <w:r>
        <w:rPr>
          <w:u w:val="single"/>
        </w:rPr>
        <w:t>:</w:t>
      </w:r>
      <w:r>
        <w:t xml:space="preserve"> xsitype or xsi_type</w:t>
      </w:r>
    </w:p>
    <w:p w14:paraId="024BF005" w14:textId="77777777"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14:paraId="3643ADDC"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target</w:t>
      </w:r>
    </w:p>
    <w:p w14:paraId="5D7193AF" w14:textId="77777777"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14:paraId="693B8B58"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source</w:t>
      </w:r>
    </w:p>
    <w:p w14:paraId="2C5DA8F4" w14:textId="77777777"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14:paraId="20276764" w14:textId="77777777"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14:paraId="22B63D7F" w14:textId="77777777" w:rsidR="00225AF4" w:rsidRPr="00B35ED2" w:rsidRDefault="00225AF4" w:rsidP="005C688D">
      <w:pPr>
        <w:pStyle w:val="ListParagraph"/>
        <w:numPr>
          <w:ilvl w:val="0"/>
          <w:numId w:val="11"/>
        </w:numPr>
        <w:rPr>
          <w:b/>
        </w:rPr>
      </w:pPr>
      <w:r w:rsidRPr="00B35ED2">
        <w:rPr>
          <w:b/>
        </w:rPr>
        <w:t>Set element’s GSN type</w:t>
      </w:r>
    </w:p>
    <w:p w14:paraId="446206A1" w14:textId="77777777" w:rsidR="00D43D54" w:rsidRPr="00D43D54" w:rsidRDefault="00D43D54" w:rsidP="00D43D54">
      <w:pPr>
        <w:rPr>
          <w:u w:val="single"/>
        </w:rPr>
      </w:pPr>
      <w:r w:rsidRPr="00D43D54">
        <w:rPr>
          <w:u w:val="single"/>
        </w:rPr>
        <w:t>Keyword:</w:t>
      </w:r>
      <w:r w:rsidR="00FD2E42">
        <w:t> gsntype</w:t>
      </w:r>
      <w:r w:rsidRPr="00D43D54">
        <w:rPr>
          <w:u w:val="single"/>
        </w:rPr>
        <w:t xml:space="preserve"> </w:t>
      </w:r>
    </w:p>
    <w:p w14:paraId="7FA531FD" w14:textId="77777777"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14:paraId="7F7BBF80" w14:textId="77777777" w:rsidR="00225AF4" w:rsidRPr="00B35ED2" w:rsidRDefault="00225AF4" w:rsidP="005C688D">
      <w:pPr>
        <w:pStyle w:val="ListParagraph"/>
        <w:numPr>
          <w:ilvl w:val="0"/>
          <w:numId w:val="11"/>
        </w:numPr>
        <w:rPr>
          <w:b/>
        </w:rPr>
      </w:pPr>
      <w:r w:rsidRPr="00B35ED2">
        <w:rPr>
          <w:b/>
        </w:rPr>
        <w:t>Append a new element into the model</w:t>
      </w:r>
    </w:p>
    <w:p w14:paraId="496E96CC" w14:textId="77777777"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14:paraId="329BEF58" w14:textId="77777777"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14:paraId="2339D7A4" w14:textId="77777777" w:rsidR="00361D3C" w:rsidRDefault="00361D3C" w:rsidP="005D184D">
      <w:pPr>
        <w:rPr>
          <w:i/>
        </w:rPr>
      </w:pPr>
    </w:p>
    <w:p w14:paraId="7D126BCB" w14:textId="77777777" w:rsidR="00361D3C" w:rsidRDefault="00361D3C" w:rsidP="005D184D">
      <w:r>
        <w:t xml:space="preserve">Similar to the getter class, the setter class has a custom method as well. </w:t>
      </w:r>
    </w:p>
    <w:p w14:paraId="46BE33F2" w14:textId="77777777" w:rsidR="005D184D" w:rsidRDefault="00B3339D" w:rsidP="005C688D">
      <w:pPr>
        <w:pStyle w:val="ListParagraph"/>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14:paraId="09DBA5A8" w14:textId="77777777" w:rsidR="00A93EC1" w:rsidRDefault="00A93EC1" w:rsidP="00A93EC1"/>
    <w:p w14:paraId="4A6ED03C" w14:textId="77777777"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14:paraId="18375C1A" w14:textId="77777777" w:rsidR="00CC7C10" w:rsidRDefault="00CC7C10">
      <w:pPr>
        <w:jc w:val="left"/>
      </w:pPr>
      <w:r>
        <w:br w:type="page"/>
      </w:r>
    </w:p>
    <w:p w14:paraId="1ED4FDCE" w14:textId="77777777" w:rsidR="0078223B" w:rsidRDefault="002F21DF" w:rsidP="00204182">
      <w:pPr>
        <w:pStyle w:val="Heading1"/>
        <w:numPr>
          <w:ilvl w:val="0"/>
          <w:numId w:val="1"/>
        </w:numPr>
      </w:pPr>
      <w:bookmarkStart w:id="281" w:name="_Toc45724075"/>
      <w:r>
        <w:lastRenderedPageBreak/>
        <w:t xml:space="preserve">TESTING &amp; </w:t>
      </w:r>
      <w:r w:rsidR="0078223B">
        <w:t>EVALUATION</w:t>
      </w:r>
      <w:bookmarkEnd w:id="281"/>
    </w:p>
    <w:p w14:paraId="6C198FB1" w14:textId="77777777" w:rsidR="00236951" w:rsidRPr="00236951" w:rsidRDefault="00236951" w:rsidP="00236951"/>
    <w:p w14:paraId="2BAA5A8F" w14:textId="77777777" w:rsidR="007F3A4D" w:rsidRDefault="007F3A4D" w:rsidP="007F3A4D">
      <w:r>
        <w:t>In this section</w:t>
      </w:r>
      <w:r w:rsidR="009C20A0">
        <w:t>,</w:t>
      </w:r>
      <w:r>
        <w:t xml:space="preserve"> usage examples are given. Each requirement would be explained with examples.</w:t>
      </w:r>
    </w:p>
    <w:p w14:paraId="4160F119" w14:textId="77777777" w:rsidR="001B4142" w:rsidRDefault="001B4142" w:rsidP="007F3A4D"/>
    <w:p w14:paraId="3F0E1B0F" w14:textId="77777777" w:rsidR="00B32942" w:rsidRDefault="00B32942" w:rsidP="00B32942">
      <w:pPr>
        <w:pStyle w:val="Heading2"/>
        <w:numPr>
          <w:ilvl w:val="1"/>
          <w:numId w:val="1"/>
        </w:numPr>
      </w:pPr>
      <w:bookmarkStart w:id="282" w:name="_Toc45724076"/>
      <w:r>
        <w:t xml:space="preserve">How </w:t>
      </w:r>
      <w:r w:rsidR="00426602">
        <w:t>to</w:t>
      </w:r>
      <w:r>
        <w:t xml:space="preserve"> Use Astah GSN Driver?</w:t>
      </w:r>
      <w:bookmarkEnd w:id="282"/>
    </w:p>
    <w:p w14:paraId="1B30D329" w14:textId="77777777" w:rsidR="001B4142" w:rsidRPr="001B4142" w:rsidRDefault="001B4142" w:rsidP="001B4142"/>
    <w:p w14:paraId="3B219506" w14:textId="77777777" w:rsidR="007F3A4D" w:rsidRDefault="007F3A4D" w:rsidP="00312FE2">
      <w:pPr>
        <w:pStyle w:val="Heading3"/>
        <w:numPr>
          <w:ilvl w:val="2"/>
          <w:numId w:val="1"/>
        </w:numPr>
      </w:pPr>
      <w:bookmarkStart w:id="283" w:name="_Toc45724077"/>
      <w:r w:rsidRPr="00312FE2">
        <w:t>Loading the Astah GSN model into Epsilon</w:t>
      </w:r>
      <w:bookmarkEnd w:id="283"/>
    </w:p>
    <w:p w14:paraId="125EEBD0" w14:textId="77777777" w:rsidR="00BA5394" w:rsidRPr="00BA5394" w:rsidRDefault="00BA5394" w:rsidP="00BA5394"/>
    <w:p w14:paraId="5E893BDD" w14:textId="77777777"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14:paraId="51CA7B0E" w14:textId="77777777" w:rsidR="007F3A4D" w:rsidRDefault="007F3A4D" w:rsidP="005C688D">
      <w:pPr>
        <w:pStyle w:val="ListParagraph"/>
        <w:numPr>
          <w:ilvl w:val="1"/>
          <w:numId w:val="4"/>
        </w:numPr>
      </w:pPr>
      <w:r>
        <w:t>Create a new EOL file in Eclipse IDE with Epsilon.</w:t>
      </w:r>
    </w:p>
    <w:p w14:paraId="5FDFA5E5" w14:textId="77777777" w:rsidR="007F3A4D" w:rsidRDefault="007F3A4D" w:rsidP="005C688D">
      <w:pPr>
        <w:pStyle w:val="ListParagraph"/>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14:paraId="21EC2BEB" w14:textId="77777777" w:rsidR="007F3A4D" w:rsidRDefault="007F3A4D" w:rsidP="005C688D">
      <w:pPr>
        <w:pStyle w:val="ListParagraph"/>
        <w:numPr>
          <w:ilvl w:val="1"/>
          <w:numId w:val="4"/>
        </w:numPr>
      </w:pPr>
      <w:r>
        <w:t xml:space="preserve">Choose </w:t>
      </w:r>
      <w:r w:rsidRPr="006226B2">
        <w:rPr>
          <w:i/>
        </w:rPr>
        <w:t>EOL Program</w:t>
      </w:r>
      <w:r>
        <w:t xml:space="preserve"> and create </w:t>
      </w:r>
      <w:r w:rsidR="009C20A0">
        <w:t xml:space="preserve">a </w:t>
      </w:r>
      <w:r>
        <w:t>new Run Configuration.</w:t>
      </w:r>
    </w:p>
    <w:p w14:paraId="7C5D9528" w14:textId="77777777" w:rsidR="007F3A4D" w:rsidRDefault="007F3A4D" w:rsidP="005C688D">
      <w:pPr>
        <w:pStyle w:val="ListParagraph"/>
        <w:numPr>
          <w:ilvl w:val="1"/>
          <w:numId w:val="4"/>
        </w:numPr>
      </w:pPr>
      <w:r>
        <w:t xml:space="preserve">Choose your EOL files in the </w:t>
      </w:r>
      <w:r w:rsidRPr="006226B2">
        <w:rPr>
          <w:i/>
        </w:rPr>
        <w:t>Source</w:t>
      </w:r>
      <w:r>
        <w:t xml:space="preserve"> tab.</w:t>
      </w:r>
    </w:p>
    <w:p w14:paraId="2D3027FA" w14:textId="77777777" w:rsidR="007F3A4D" w:rsidRDefault="007F3A4D" w:rsidP="005C688D">
      <w:pPr>
        <w:pStyle w:val="ListParagraph"/>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14:paraId="2B7A72D2" w14:textId="77777777" w:rsidR="007F3A4D" w:rsidRDefault="007F3A4D" w:rsidP="005C688D">
      <w:pPr>
        <w:pStyle w:val="ListParagraph"/>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14:paraId="1393A354" w14:textId="77777777" w:rsidR="007F3A4D" w:rsidRDefault="007F3A4D" w:rsidP="007F3A4D">
      <w:pPr>
        <w:keepNext/>
        <w:jc w:val="center"/>
      </w:pPr>
      <w:r>
        <w:rPr>
          <w:noProof/>
          <w:lang w:eastAsia="en-CA"/>
        </w:rPr>
        <w:lastRenderedPageBreak/>
        <w:drawing>
          <wp:inline distT="0" distB="0" distL="0" distR="0" wp14:anchorId="38CAD788" wp14:editId="58BB5B90">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3520440"/>
                    </a:xfrm>
                    <a:prstGeom prst="rect">
                      <a:avLst/>
                    </a:prstGeom>
                  </pic:spPr>
                </pic:pic>
              </a:graphicData>
            </a:graphic>
          </wp:inline>
        </w:drawing>
      </w:r>
    </w:p>
    <w:p w14:paraId="21ED9A78" w14:textId="77777777" w:rsidR="007F3A4D" w:rsidRDefault="007F3A4D" w:rsidP="007F3A4D">
      <w:pPr>
        <w:pStyle w:val="Caption"/>
      </w:pPr>
      <w:r>
        <w:t xml:space="preserve">Figure </w:t>
      </w:r>
      <w:fldSimple w:instr=" SEQ Figure \* ARABIC ">
        <w:r w:rsidR="006D2DD3">
          <w:rPr>
            <w:noProof/>
          </w:rPr>
          <w:t>1</w:t>
        </w:r>
      </w:fldSimple>
      <w:r>
        <w:t>: Loading Astah GSN model into EOL</w:t>
      </w:r>
    </w:p>
    <w:p w14:paraId="334BB5FA" w14:textId="77777777" w:rsidR="008119ED" w:rsidRPr="008119ED" w:rsidRDefault="008119ED" w:rsidP="008119ED"/>
    <w:p w14:paraId="7A90FD20" w14:textId="77777777" w:rsidR="007F3A4D" w:rsidRDefault="007F3A4D" w:rsidP="005C688D">
      <w:pPr>
        <w:pStyle w:val="ListParagraph"/>
        <w:numPr>
          <w:ilvl w:val="1"/>
          <w:numId w:val="4"/>
        </w:numPr>
        <w:jc w:val="left"/>
      </w:pPr>
      <w:r>
        <w:rPr>
          <w:noProof/>
          <w:lang w:eastAsia="en-CA"/>
        </w:rPr>
        <w:t>Give a name to your model, it is not very important if you don’t want to use multiple models in the same EOL script.</w:t>
      </w:r>
    </w:p>
    <w:p w14:paraId="274BB581" w14:textId="77777777" w:rsidR="007F3A4D" w:rsidRDefault="007F3A4D" w:rsidP="005C688D">
      <w:pPr>
        <w:pStyle w:val="ListParagraph"/>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14:paraId="1E7ED987" w14:textId="77777777" w:rsidR="007F3A4D" w:rsidRDefault="007F3A4D" w:rsidP="005C688D">
      <w:pPr>
        <w:pStyle w:val="ListParagraph"/>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14:paraId="036BC459" w14:textId="77777777" w:rsidR="00A7075F" w:rsidRDefault="00A7075F" w:rsidP="00A7075F">
      <w:pPr>
        <w:pStyle w:val="ListParagraph"/>
        <w:ind w:left="1080"/>
        <w:jc w:val="left"/>
      </w:pPr>
    </w:p>
    <w:p w14:paraId="58583591" w14:textId="77777777" w:rsidR="007F3A4D" w:rsidRDefault="007F3A4D" w:rsidP="007F3A4D">
      <w:pPr>
        <w:keepNext/>
        <w:jc w:val="center"/>
      </w:pPr>
      <w:r>
        <w:rPr>
          <w:noProof/>
          <w:lang w:eastAsia="en-CA"/>
        </w:rPr>
        <w:lastRenderedPageBreak/>
        <w:drawing>
          <wp:inline distT="0" distB="0" distL="0" distR="0" wp14:anchorId="26B49761" wp14:editId="79202593">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529" cy="3260715"/>
                    </a:xfrm>
                    <a:prstGeom prst="rect">
                      <a:avLst/>
                    </a:prstGeom>
                  </pic:spPr>
                </pic:pic>
              </a:graphicData>
            </a:graphic>
          </wp:inline>
        </w:drawing>
      </w:r>
    </w:p>
    <w:p w14:paraId="4B0BCE19" w14:textId="77777777" w:rsidR="007F3A4D" w:rsidRDefault="007F3A4D" w:rsidP="007F3A4D">
      <w:pPr>
        <w:pStyle w:val="Caption"/>
        <w:rPr>
          <w:noProof/>
        </w:rPr>
      </w:pPr>
      <w:r>
        <w:t xml:space="preserve">Figure </w:t>
      </w:r>
      <w:fldSimple w:instr=" SEQ Figure \* ARABIC ">
        <w:r w:rsidR="006D2DD3">
          <w:rPr>
            <w:noProof/>
          </w:rPr>
          <w:t>2</w:t>
        </w:r>
      </w:fldSimple>
      <w:r>
        <w:t>: Loading model</w:t>
      </w:r>
      <w:r>
        <w:rPr>
          <w:noProof/>
        </w:rPr>
        <w:t xml:space="preserve"> configurations</w:t>
      </w:r>
    </w:p>
    <w:p w14:paraId="1EEE676E" w14:textId="77777777" w:rsidR="00236951" w:rsidRPr="00236951" w:rsidRDefault="00236951" w:rsidP="00236951"/>
    <w:p w14:paraId="3B02B257" w14:textId="77777777" w:rsidR="007F3A4D" w:rsidRDefault="007F3A4D" w:rsidP="005C688D">
      <w:pPr>
        <w:pStyle w:val="ListParagraph"/>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14:paraId="7180831A" w14:textId="77777777" w:rsidR="00236951" w:rsidRDefault="00236951" w:rsidP="00236951">
      <w:pPr>
        <w:jc w:val="left"/>
      </w:pPr>
    </w:p>
    <w:p w14:paraId="6A3271EE" w14:textId="77777777" w:rsidR="007F3A4D" w:rsidRDefault="007F3A4D" w:rsidP="007F3A4D">
      <w:pPr>
        <w:keepNext/>
        <w:jc w:val="center"/>
      </w:pPr>
      <w:r>
        <w:rPr>
          <w:noProof/>
          <w:lang w:eastAsia="en-CA"/>
        </w:rPr>
        <w:drawing>
          <wp:inline distT="0" distB="0" distL="0" distR="0" wp14:anchorId="614E613A" wp14:editId="16F4CC68">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7139" cy="3346481"/>
                    </a:xfrm>
                    <a:prstGeom prst="rect">
                      <a:avLst/>
                    </a:prstGeom>
                  </pic:spPr>
                </pic:pic>
              </a:graphicData>
            </a:graphic>
          </wp:inline>
        </w:drawing>
      </w:r>
    </w:p>
    <w:p w14:paraId="2C49B079" w14:textId="77777777" w:rsidR="007F3A4D" w:rsidRDefault="007F3A4D" w:rsidP="00193364">
      <w:pPr>
        <w:pStyle w:val="Caption"/>
      </w:pPr>
      <w:r>
        <w:t xml:space="preserve">Figure </w:t>
      </w:r>
      <w:fldSimple w:instr=" SEQ Figure \* ARABIC ">
        <w:r w:rsidR="006D2DD3">
          <w:rPr>
            <w:noProof/>
          </w:rPr>
          <w:t>3</w:t>
        </w:r>
      </w:fldSimple>
      <w:r>
        <w:t>: Running EOL with Astah GSN model</w:t>
      </w:r>
    </w:p>
    <w:p w14:paraId="2203D2D9" w14:textId="77777777" w:rsidR="007F3A4D" w:rsidRDefault="007F3A4D" w:rsidP="00312FE2">
      <w:pPr>
        <w:pStyle w:val="Heading3"/>
        <w:numPr>
          <w:ilvl w:val="2"/>
          <w:numId w:val="1"/>
        </w:numPr>
      </w:pPr>
      <w:bookmarkStart w:id="284" w:name="_Toc45724078"/>
      <w:r w:rsidRPr="00312FE2">
        <w:lastRenderedPageBreak/>
        <w:t>Reading/accessing GSN models with EOL</w:t>
      </w:r>
      <w:bookmarkEnd w:id="284"/>
    </w:p>
    <w:p w14:paraId="07BC8DDA" w14:textId="77777777" w:rsidR="00BA5394" w:rsidRPr="00BA5394" w:rsidRDefault="00BA5394" w:rsidP="00BA5394"/>
    <w:p w14:paraId="679A8E74" w14:textId="77777777"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14:paraId="2F57E311" w14:textId="77777777"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14:paraId="59AEBE5E" w14:textId="77777777"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14:paraId="1FCA0906" w14:textId="77777777" w:rsidR="009941F0" w:rsidRDefault="009941F0" w:rsidP="009941F0"/>
    <w:tbl>
      <w:tblPr>
        <w:tblStyle w:val="TableGrid"/>
        <w:tblW w:w="0" w:type="auto"/>
        <w:tblLook w:val="04A0" w:firstRow="1" w:lastRow="0" w:firstColumn="1" w:lastColumn="0" w:noHBand="0" w:noVBand="1"/>
      </w:tblPr>
      <w:tblGrid>
        <w:gridCol w:w="3383"/>
        <w:gridCol w:w="6013"/>
      </w:tblGrid>
      <w:tr w:rsidR="007F3A4D" w14:paraId="1E8B450C" w14:textId="77777777" w:rsidTr="00E44B33">
        <w:tc>
          <w:tcPr>
            <w:tcW w:w="3383" w:type="dxa"/>
            <w:shd w:val="clear" w:color="auto" w:fill="28B4C8"/>
          </w:tcPr>
          <w:p w14:paraId="24C8DBBC" w14:textId="77777777"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14:paraId="48A289BF" w14:textId="77777777" w:rsidR="007F3A4D" w:rsidRPr="004A18DE" w:rsidRDefault="007F3A4D" w:rsidP="00082445">
            <w:pPr>
              <w:jc w:val="center"/>
              <w:rPr>
                <w:rFonts w:cs="Times New Roman"/>
                <w:b/>
              </w:rPr>
            </w:pPr>
            <w:r w:rsidRPr="004A18DE">
              <w:rPr>
                <w:rFonts w:cs="Times New Roman"/>
                <w:b/>
              </w:rPr>
              <w:t>Command Explanation</w:t>
            </w:r>
          </w:p>
        </w:tc>
      </w:tr>
      <w:tr w:rsidR="007F3A4D" w14:paraId="27BCF130" w14:textId="77777777" w:rsidTr="007262A9">
        <w:tc>
          <w:tcPr>
            <w:tcW w:w="3383" w:type="dxa"/>
          </w:tcPr>
          <w:p w14:paraId="5FE49CF9" w14:textId="77777777" w:rsidR="007F3A4D" w:rsidRDefault="007F3A4D" w:rsidP="00082445">
            <w:pPr>
              <w:rPr>
                <w:rFonts w:ascii="Consolas" w:hAnsi="Consolas"/>
              </w:rPr>
            </w:pPr>
            <w:r>
              <w:rPr>
                <w:rFonts w:ascii="Consolas" w:hAnsi="Consolas"/>
              </w:rPr>
              <w:t>gsn.all.content</w:t>
            </w:r>
          </w:p>
          <w:p w14:paraId="6066DE76" w14:textId="77777777" w:rsidR="007F3A4D" w:rsidRDefault="007F3A4D" w:rsidP="00082445">
            <w:pPr>
              <w:rPr>
                <w:rFonts w:ascii="Consolas" w:hAnsi="Consolas"/>
              </w:rPr>
            </w:pPr>
            <w:r>
              <w:rPr>
                <w:rFonts w:ascii="Consolas" w:hAnsi="Consolas"/>
              </w:rPr>
              <w:t>gsn.context.content</w:t>
            </w:r>
          </w:p>
          <w:p w14:paraId="6571452F" w14:textId="77777777" w:rsidR="007F3A4D" w:rsidRDefault="007F3A4D" w:rsidP="00082445">
            <w:pPr>
              <w:rPr>
                <w:rFonts w:ascii="Consolas" w:hAnsi="Consolas"/>
              </w:rPr>
            </w:pPr>
            <w:r>
              <w:rPr>
                <w:rFonts w:ascii="Consolas" w:hAnsi="Consolas"/>
              </w:rPr>
              <w:t>gsn.Sn13.content</w:t>
            </w:r>
          </w:p>
        </w:tc>
        <w:tc>
          <w:tcPr>
            <w:tcW w:w="6013" w:type="dxa"/>
          </w:tcPr>
          <w:p w14:paraId="457800A1" w14:textId="77777777"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14:paraId="714D8680" w14:textId="77777777" w:rsidTr="007262A9">
        <w:tc>
          <w:tcPr>
            <w:tcW w:w="3383" w:type="dxa"/>
          </w:tcPr>
          <w:p w14:paraId="167D89F8" w14:textId="77777777" w:rsidR="007F3A4D" w:rsidRDefault="007F3A4D" w:rsidP="00082445">
            <w:pPr>
              <w:rPr>
                <w:rFonts w:ascii="Consolas" w:hAnsi="Consolas"/>
              </w:rPr>
            </w:pPr>
            <w:r>
              <w:rPr>
                <w:rFonts w:ascii="Consolas" w:hAnsi="Consolas"/>
              </w:rPr>
              <w:t>gsn.G1.gsntype</w:t>
            </w:r>
          </w:p>
        </w:tc>
        <w:tc>
          <w:tcPr>
            <w:tcW w:w="6013" w:type="dxa"/>
          </w:tcPr>
          <w:p w14:paraId="6922A62A" w14:textId="77777777" w:rsidR="007F3A4D" w:rsidRPr="00B676D3" w:rsidRDefault="007F3A4D" w:rsidP="00082445">
            <w:pPr>
              <w:rPr>
                <w:rFonts w:cs="Times New Roman"/>
              </w:rPr>
            </w:pPr>
            <w:r w:rsidRPr="00B676D3">
              <w:rPr>
                <w:rFonts w:cs="Times New Roman"/>
              </w:rPr>
              <w:t>Returns given element/s’ GSN type</w:t>
            </w:r>
          </w:p>
        </w:tc>
      </w:tr>
      <w:tr w:rsidR="007F3A4D" w14:paraId="347EA392" w14:textId="77777777" w:rsidTr="007262A9">
        <w:tc>
          <w:tcPr>
            <w:tcW w:w="3383" w:type="dxa"/>
          </w:tcPr>
          <w:p w14:paraId="462DD642" w14:textId="77777777" w:rsidR="007F3A4D" w:rsidRDefault="007F3A4D" w:rsidP="00082445">
            <w:pPr>
              <w:rPr>
                <w:rFonts w:ascii="Consolas" w:hAnsi="Consolas"/>
              </w:rPr>
            </w:pPr>
            <w:r>
              <w:rPr>
                <w:rFonts w:ascii="Consolas" w:hAnsi="Consolas"/>
              </w:rPr>
              <w:t>gsn.strategy.id</w:t>
            </w:r>
          </w:p>
          <w:p w14:paraId="67818242" w14:textId="77777777" w:rsidR="007F3A4D" w:rsidRDefault="007F3A4D" w:rsidP="00082445">
            <w:pPr>
              <w:rPr>
                <w:rFonts w:ascii="Consolas" w:hAnsi="Consolas"/>
              </w:rPr>
            </w:pPr>
            <w:r>
              <w:rPr>
                <w:rFonts w:ascii="Consolas" w:hAnsi="Consolas"/>
              </w:rPr>
              <w:t>gsn.c23.id</w:t>
            </w:r>
          </w:p>
        </w:tc>
        <w:tc>
          <w:tcPr>
            <w:tcW w:w="6013" w:type="dxa"/>
          </w:tcPr>
          <w:p w14:paraId="6E6F0779" w14:textId="77777777"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14:paraId="40D7F57D" w14:textId="77777777" w:rsidTr="007262A9">
        <w:tc>
          <w:tcPr>
            <w:tcW w:w="3383" w:type="dxa"/>
          </w:tcPr>
          <w:p w14:paraId="7955E031" w14:textId="77777777" w:rsidR="007F3A4D" w:rsidRDefault="007F3A4D" w:rsidP="00082445">
            <w:pPr>
              <w:rPr>
                <w:rFonts w:ascii="Consolas" w:hAnsi="Consolas"/>
              </w:rPr>
            </w:pPr>
            <w:r>
              <w:rPr>
                <w:rFonts w:ascii="Consolas" w:hAnsi="Consolas"/>
              </w:rPr>
              <w:t>gsn.a9.xmi_id</w:t>
            </w:r>
          </w:p>
        </w:tc>
        <w:tc>
          <w:tcPr>
            <w:tcW w:w="6013" w:type="dxa"/>
          </w:tcPr>
          <w:p w14:paraId="6E86B4EE" w14:textId="77777777"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14:paraId="0E157AAF" w14:textId="77777777" w:rsidTr="007262A9">
        <w:tc>
          <w:tcPr>
            <w:tcW w:w="3383" w:type="dxa"/>
          </w:tcPr>
          <w:p w14:paraId="37F18CF5" w14:textId="77777777" w:rsidR="007F3A4D" w:rsidRDefault="007F3A4D" w:rsidP="00082445">
            <w:pPr>
              <w:rPr>
                <w:rFonts w:ascii="Consolas" w:hAnsi="Consolas"/>
              </w:rPr>
            </w:pPr>
            <w:r>
              <w:rPr>
                <w:rFonts w:ascii="Consolas" w:hAnsi="Consolas"/>
              </w:rPr>
              <w:t>gsn.goal.xsi_type</w:t>
            </w:r>
          </w:p>
        </w:tc>
        <w:tc>
          <w:tcPr>
            <w:tcW w:w="6013" w:type="dxa"/>
          </w:tcPr>
          <w:p w14:paraId="48B976F5" w14:textId="77777777"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14:paraId="5DB1A157" w14:textId="77777777" w:rsidTr="007262A9">
        <w:tc>
          <w:tcPr>
            <w:tcW w:w="3383" w:type="dxa"/>
          </w:tcPr>
          <w:p w14:paraId="691051B4" w14:textId="77777777" w:rsidR="007F3A4D" w:rsidRDefault="007F3A4D" w:rsidP="00082445">
            <w:pPr>
              <w:rPr>
                <w:rFonts w:ascii="Consolas" w:hAnsi="Consolas"/>
              </w:rPr>
            </w:pPr>
            <w:r>
              <w:rPr>
                <w:rFonts w:ascii="Consolas" w:hAnsi="Consolas"/>
              </w:rPr>
              <w:t>gsn.Sn3.target</w:t>
            </w:r>
          </w:p>
          <w:p w14:paraId="321B6732" w14:textId="77777777"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14:paraId="6052A5DB" w14:textId="77777777"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14:paraId="1979A555" w14:textId="77777777" w:rsidTr="007262A9">
        <w:tc>
          <w:tcPr>
            <w:tcW w:w="3383" w:type="dxa"/>
          </w:tcPr>
          <w:p w14:paraId="02877E32" w14:textId="77777777" w:rsidR="007F3A4D" w:rsidRDefault="007F3A4D" w:rsidP="00082445">
            <w:pPr>
              <w:rPr>
                <w:rFonts w:ascii="Consolas" w:hAnsi="Consolas"/>
              </w:rPr>
            </w:pPr>
            <w:r>
              <w:rPr>
                <w:rFonts w:ascii="Consolas" w:hAnsi="Consolas"/>
              </w:rPr>
              <w:t>gsn.g2.source</w:t>
            </w:r>
          </w:p>
          <w:p w14:paraId="2300F3BF" w14:textId="77777777"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14:paraId="7693A6F9" w14:textId="77777777" w:rsidR="007F3A4D" w:rsidRPr="00B676D3" w:rsidRDefault="007F3A4D" w:rsidP="00082445">
            <w:pPr>
              <w:rPr>
                <w:rFonts w:cs="Times New Roman"/>
              </w:rPr>
            </w:pPr>
            <w:r w:rsidRPr="00B676D3">
              <w:rPr>
                <w:rFonts w:cs="Times New Roman"/>
              </w:rPr>
              <w:t>Returns link elements that have source value as given node element/s.</w:t>
            </w:r>
          </w:p>
        </w:tc>
      </w:tr>
    </w:tbl>
    <w:p w14:paraId="6AC85F8E" w14:textId="77777777" w:rsidR="007262A9" w:rsidRDefault="007F3A4D" w:rsidP="009F0804">
      <w:pPr>
        <w:pStyle w:val="Caption"/>
        <w:rPr>
          <w:noProof/>
        </w:rPr>
      </w:pPr>
      <w:r>
        <w:t xml:space="preserve">Table </w:t>
      </w:r>
      <w:fldSimple w:instr=" SEQ Table \* ARABIC ">
        <w:r w:rsidR="006D2DD3">
          <w:rPr>
            <w:noProof/>
          </w:rPr>
          <w:t>5</w:t>
        </w:r>
      </w:fldSimple>
      <w:r>
        <w:t>: Astah GSN Driver</w:t>
      </w:r>
      <w:r>
        <w:rPr>
          <w:noProof/>
        </w:rPr>
        <w:t xml:space="preserve"> </w:t>
      </w:r>
      <w:r w:rsidR="007262A9">
        <w:rPr>
          <w:noProof/>
        </w:rPr>
        <w:t xml:space="preserve">Attribute </w:t>
      </w:r>
      <w:r>
        <w:rPr>
          <w:noProof/>
        </w:rPr>
        <w:t>Getters</w:t>
      </w:r>
    </w:p>
    <w:p w14:paraId="2406B4D6" w14:textId="77777777" w:rsidR="009941F0" w:rsidRDefault="009941F0" w:rsidP="009941F0"/>
    <w:p w14:paraId="30543F19" w14:textId="77777777" w:rsidR="009941F0" w:rsidRPr="009941F0" w:rsidRDefault="009941F0" w:rsidP="009941F0"/>
    <w:p w14:paraId="2B057541" w14:textId="77777777" w:rsidR="005F2D33" w:rsidRPr="005F2D33" w:rsidRDefault="005F2D33" w:rsidP="005F2D33">
      <w:pPr>
        <w:rPr>
          <w:sz w:val="16"/>
        </w:rPr>
      </w:pPr>
    </w:p>
    <w:tbl>
      <w:tblPr>
        <w:tblStyle w:val="TableGrid"/>
        <w:tblW w:w="0" w:type="auto"/>
        <w:tblLook w:val="04A0" w:firstRow="1" w:lastRow="0" w:firstColumn="1" w:lastColumn="0" w:noHBand="0" w:noVBand="1"/>
      </w:tblPr>
      <w:tblGrid>
        <w:gridCol w:w="3383"/>
        <w:gridCol w:w="6013"/>
      </w:tblGrid>
      <w:tr w:rsidR="007262A9" w14:paraId="0415252B" w14:textId="77777777" w:rsidTr="00E44B33">
        <w:tc>
          <w:tcPr>
            <w:tcW w:w="3383" w:type="dxa"/>
            <w:shd w:val="clear" w:color="auto" w:fill="28B4C8"/>
          </w:tcPr>
          <w:p w14:paraId="0B7009EB" w14:textId="77777777"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14:paraId="643944E6" w14:textId="77777777" w:rsidR="007262A9" w:rsidRPr="004A18DE" w:rsidRDefault="007262A9" w:rsidP="001F0BD7">
            <w:pPr>
              <w:jc w:val="center"/>
              <w:rPr>
                <w:rFonts w:cs="Times New Roman"/>
                <w:b/>
              </w:rPr>
            </w:pPr>
            <w:r w:rsidRPr="004A18DE">
              <w:rPr>
                <w:rFonts w:cs="Times New Roman"/>
                <w:b/>
              </w:rPr>
              <w:t>Command Explanation</w:t>
            </w:r>
          </w:p>
        </w:tc>
      </w:tr>
      <w:tr w:rsidR="0058376D" w14:paraId="7B71148B" w14:textId="77777777" w:rsidTr="0058376D">
        <w:tc>
          <w:tcPr>
            <w:tcW w:w="3383" w:type="dxa"/>
          </w:tcPr>
          <w:p w14:paraId="3A3F8E88" w14:textId="77777777"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14:paraId="334BBBD1" w14:textId="77777777" w:rsidR="0058376D" w:rsidRPr="00B676D3" w:rsidRDefault="0058376D" w:rsidP="001F0BD7">
            <w:pPr>
              <w:rPr>
                <w:rFonts w:cs="Times New Roman"/>
              </w:rPr>
            </w:pPr>
            <w:r>
              <w:rPr>
                <w:rFonts w:cs="Times New Roman"/>
              </w:rPr>
              <w:t>Returns node element with given ID value.</w:t>
            </w:r>
          </w:p>
        </w:tc>
      </w:tr>
      <w:tr w:rsidR="00CD6F72" w14:paraId="4A1CC078" w14:textId="77777777" w:rsidTr="0058376D">
        <w:tc>
          <w:tcPr>
            <w:tcW w:w="3383" w:type="dxa"/>
          </w:tcPr>
          <w:p w14:paraId="3C2E0D9C" w14:textId="77777777"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14:paraId="4DCCEFEA" w14:textId="77777777"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14:paraId="56586FEF" w14:textId="77777777" w:rsidTr="0058376D">
        <w:tc>
          <w:tcPr>
            <w:tcW w:w="3383" w:type="dxa"/>
          </w:tcPr>
          <w:p w14:paraId="4C109AFA" w14:textId="77777777"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14:paraId="34164B6D" w14:textId="77777777"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14:paraId="247527D8" w14:textId="77777777" w:rsidTr="0058376D">
        <w:tc>
          <w:tcPr>
            <w:tcW w:w="3383" w:type="dxa"/>
          </w:tcPr>
          <w:p w14:paraId="19CB0DC7" w14:textId="77777777" w:rsidR="007262A9" w:rsidRDefault="007262A9" w:rsidP="001F0BD7">
            <w:pPr>
              <w:rPr>
                <w:rFonts w:ascii="Consolas" w:hAnsi="Consolas"/>
              </w:rPr>
            </w:pPr>
            <w:r>
              <w:rPr>
                <w:rFonts w:ascii="Consolas" w:hAnsi="Consolas"/>
              </w:rPr>
              <w:t>gsn.all.last</w:t>
            </w:r>
          </w:p>
        </w:tc>
        <w:tc>
          <w:tcPr>
            <w:tcW w:w="6013" w:type="dxa"/>
          </w:tcPr>
          <w:p w14:paraId="1DDC38A1" w14:textId="77777777"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14:paraId="31FFD446" w14:textId="77777777" w:rsidTr="0058376D">
        <w:tc>
          <w:tcPr>
            <w:tcW w:w="3383" w:type="dxa"/>
          </w:tcPr>
          <w:p w14:paraId="3D865B84" w14:textId="77777777" w:rsidR="007262A9" w:rsidRDefault="007262A9" w:rsidP="001F0BD7">
            <w:pPr>
              <w:rPr>
                <w:rFonts w:ascii="Consolas" w:hAnsi="Consolas"/>
              </w:rPr>
            </w:pPr>
            <w:r>
              <w:rPr>
                <w:rFonts w:ascii="Consolas" w:hAnsi="Consolas"/>
              </w:rPr>
              <w:t>gsn.solution.first</w:t>
            </w:r>
          </w:p>
        </w:tc>
        <w:tc>
          <w:tcPr>
            <w:tcW w:w="6013" w:type="dxa"/>
          </w:tcPr>
          <w:p w14:paraId="6671ACD2" w14:textId="77777777"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14:paraId="3E7F4F0E" w14:textId="77777777" w:rsidR="005F2D33" w:rsidRDefault="009F0804" w:rsidP="009941F0">
      <w:pPr>
        <w:pStyle w:val="Caption"/>
      </w:pPr>
      <w:r>
        <w:t xml:space="preserve">Table </w:t>
      </w:r>
      <w:fldSimple w:instr=" SEQ Table \* ARABIC ">
        <w:r w:rsidR="006D2DD3">
          <w:rPr>
            <w:noProof/>
          </w:rPr>
          <w:t>6</w:t>
        </w:r>
      </w:fldSimple>
      <w:r>
        <w:t>: Astah GSN Driver Single Element Getters</w:t>
      </w:r>
    </w:p>
    <w:p w14:paraId="3508ACD2" w14:textId="77777777" w:rsidR="009941F0" w:rsidRPr="009941F0" w:rsidRDefault="009941F0" w:rsidP="009941F0"/>
    <w:tbl>
      <w:tblPr>
        <w:tblStyle w:val="TableGrid"/>
        <w:tblW w:w="0" w:type="auto"/>
        <w:tblLook w:val="04A0" w:firstRow="1" w:lastRow="0" w:firstColumn="1" w:lastColumn="0" w:noHBand="0" w:noVBand="1"/>
      </w:tblPr>
      <w:tblGrid>
        <w:gridCol w:w="3383"/>
        <w:gridCol w:w="6013"/>
      </w:tblGrid>
      <w:tr w:rsidR="00681B9E" w14:paraId="2EBD73E3" w14:textId="77777777" w:rsidTr="00E44B33">
        <w:tc>
          <w:tcPr>
            <w:tcW w:w="3383" w:type="dxa"/>
            <w:shd w:val="clear" w:color="auto" w:fill="28B4C8"/>
          </w:tcPr>
          <w:p w14:paraId="28DABAE0" w14:textId="77777777"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14:paraId="6A3FDAE5" w14:textId="77777777" w:rsidR="00681B9E" w:rsidRPr="004A18DE" w:rsidRDefault="00681B9E" w:rsidP="001F0BD7">
            <w:pPr>
              <w:jc w:val="center"/>
              <w:rPr>
                <w:rFonts w:cs="Times New Roman"/>
                <w:b/>
              </w:rPr>
            </w:pPr>
            <w:r w:rsidRPr="004A18DE">
              <w:rPr>
                <w:rFonts w:cs="Times New Roman"/>
                <w:b/>
              </w:rPr>
              <w:t>Command Explanation</w:t>
            </w:r>
          </w:p>
        </w:tc>
      </w:tr>
      <w:tr w:rsidR="00681B9E" w14:paraId="2C11DA9A" w14:textId="77777777" w:rsidTr="001F0BD7">
        <w:tc>
          <w:tcPr>
            <w:tcW w:w="3383" w:type="dxa"/>
          </w:tcPr>
          <w:p w14:paraId="35138622" w14:textId="77777777" w:rsidR="00681B9E" w:rsidRDefault="00681B9E" w:rsidP="001F0BD7">
            <w:pPr>
              <w:jc w:val="left"/>
              <w:rPr>
                <w:rFonts w:ascii="Consolas" w:hAnsi="Consolas"/>
              </w:rPr>
            </w:pPr>
            <w:r>
              <w:rPr>
                <w:rFonts w:ascii="Consolas" w:hAnsi="Consolas"/>
              </w:rPr>
              <w:t xml:space="preserve">gsn.all </w:t>
            </w:r>
          </w:p>
        </w:tc>
        <w:tc>
          <w:tcPr>
            <w:tcW w:w="6013" w:type="dxa"/>
          </w:tcPr>
          <w:p w14:paraId="490DA8CF" w14:textId="77777777"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14:paraId="70C88D22" w14:textId="77777777" w:rsidTr="001F0BD7">
        <w:tc>
          <w:tcPr>
            <w:tcW w:w="3383" w:type="dxa"/>
          </w:tcPr>
          <w:p w14:paraId="43FC11C6" w14:textId="77777777" w:rsidR="00681B9E" w:rsidRDefault="00681B9E" w:rsidP="001F0BD7">
            <w:pPr>
              <w:jc w:val="left"/>
              <w:rPr>
                <w:rFonts w:ascii="Consolas" w:hAnsi="Consolas"/>
              </w:rPr>
            </w:pPr>
            <w:r>
              <w:rPr>
                <w:rFonts w:ascii="Consolas" w:hAnsi="Consolas"/>
              </w:rPr>
              <w:t>gsn.nodes</w:t>
            </w:r>
          </w:p>
        </w:tc>
        <w:tc>
          <w:tcPr>
            <w:tcW w:w="6013" w:type="dxa"/>
          </w:tcPr>
          <w:p w14:paraId="3842ABE0" w14:textId="77777777" w:rsidR="00681B9E" w:rsidRPr="00CD6F72" w:rsidRDefault="00681B9E" w:rsidP="001F0BD7">
            <w:pPr>
              <w:rPr>
                <w:rFonts w:cs="Times New Roman"/>
                <w:i/>
              </w:rPr>
            </w:pPr>
            <w:r w:rsidRPr="00681B9E">
              <w:rPr>
                <w:rFonts w:cs="Times New Roman"/>
              </w:rPr>
              <w:t>Returns all node elements</w:t>
            </w:r>
          </w:p>
        </w:tc>
      </w:tr>
      <w:tr w:rsidR="00681B9E" w14:paraId="360AFE74" w14:textId="77777777" w:rsidTr="001F0BD7">
        <w:tc>
          <w:tcPr>
            <w:tcW w:w="3383" w:type="dxa"/>
          </w:tcPr>
          <w:p w14:paraId="58DB4C9B" w14:textId="77777777" w:rsidR="00681B9E" w:rsidRDefault="00681B9E" w:rsidP="001F0BD7">
            <w:pPr>
              <w:jc w:val="left"/>
              <w:rPr>
                <w:rFonts w:ascii="Consolas" w:hAnsi="Consolas"/>
              </w:rPr>
            </w:pPr>
            <w:r>
              <w:rPr>
                <w:rFonts w:ascii="Consolas" w:hAnsi="Consolas"/>
              </w:rPr>
              <w:t>gsn.links</w:t>
            </w:r>
          </w:p>
        </w:tc>
        <w:tc>
          <w:tcPr>
            <w:tcW w:w="6013" w:type="dxa"/>
          </w:tcPr>
          <w:p w14:paraId="7016CEDE" w14:textId="77777777" w:rsidR="00681B9E" w:rsidRPr="00B676D3" w:rsidRDefault="00681B9E" w:rsidP="001F0BD7">
            <w:pPr>
              <w:rPr>
                <w:rFonts w:cs="Times New Roman"/>
              </w:rPr>
            </w:pPr>
            <w:r w:rsidRPr="00681B9E">
              <w:rPr>
                <w:rFonts w:cs="Times New Roman"/>
              </w:rPr>
              <w:t>Returns all link elements</w:t>
            </w:r>
          </w:p>
        </w:tc>
      </w:tr>
      <w:tr w:rsidR="00681B9E" w14:paraId="09125503" w14:textId="77777777" w:rsidTr="001F0BD7">
        <w:tc>
          <w:tcPr>
            <w:tcW w:w="3383" w:type="dxa"/>
          </w:tcPr>
          <w:p w14:paraId="5ED07FE1" w14:textId="77777777" w:rsidR="00681B9E" w:rsidRDefault="00681B9E" w:rsidP="001F0BD7">
            <w:pPr>
              <w:rPr>
                <w:rFonts w:ascii="Consolas" w:hAnsi="Consolas"/>
              </w:rPr>
            </w:pPr>
            <w:r>
              <w:rPr>
                <w:rFonts w:ascii="Consolas" w:hAnsi="Consolas"/>
              </w:rPr>
              <w:t>gsn.goal</w:t>
            </w:r>
          </w:p>
        </w:tc>
        <w:tc>
          <w:tcPr>
            <w:tcW w:w="6013" w:type="dxa"/>
          </w:tcPr>
          <w:p w14:paraId="7FC6CF79" w14:textId="77777777"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14:paraId="5A89B6E2" w14:textId="77777777" w:rsidTr="001F0BD7">
        <w:tc>
          <w:tcPr>
            <w:tcW w:w="3383" w:type="dxa"/>
          </w:tcPr>
          <w:p w14:paraId="1F5417E7" w14:textId="77777777" w:rsidR="00681B9E" w:rsidRDefault="00681B9E" w:rsidP="00681B9E">
            <w:pPr>
              <w:rPr>
                <w:rFonts w:ascii="Consolas" w:hAnsi="Consolas"/>
              </w:rPr>
            </w:pPr>
            <w:r>
              <w:rPr>
                <w:rFonts w:ascii="Consolas" w:hAnsi="Consolas"/>
              </w:rPr>
              <w:t>gsn.strategy</w:t>
            </w:r>
          </w:p>
        </w:tc>
        <w:tc>
          <w:tcPr>
            <w:tcW w:w="6013" w:type="dxa"/>
          </w:tcPr>
          <w:p w14:paraId="7825BB27" w14:textId="77777777" w:rsidR="00681B9E" w:rsidRDefault="00681B9E" w:rsidP="00681B9E">
            <w:r w:rsidRPr="00890890">
              <w:t xml:space="preserve">Returns all </w:t>
            </w:r>
            <w:r>
              <w:t>Strategy</w:t>
            </w:r>
            <w:r w:rsidRPr="00890890">
              <w:t xml:space="preserve"> elements</w:t>
            </w:r>
          </w:p>
        </w:tc>
      </w:tr>
      <w:tr w:rsidR="00681B9E" w14:paraId="1E9ED5E4" w14:textId="77777777" w:rsidTr="001F0BD7">
        <w:tc>
          <w:tcPr>
            <w:tcW w:w="3383" w:type="dxa"/>
          </w:tcPr>
          <w:p w14:paraId="7039F5B5" w14:textId="77777777" w:rsidR="00681B9E" w:rsidRDefault="00681B9E" w:rsidP="00681B9E">
            <w:pPr>
              <w:rPr>
                <w:rFonts w:ascii="Consolas" w:hAnsi="Consolas"/>
              </w:rPr>
            </w:pPr>
            <w:r>
              <w:rPr>
                <w:rFonts w:ascii="Consolas" w:hAnsi="Consolas"/>
              </w:rPr>
              <w:t>gsn.solution</w:t>
            </w:r>
          </w:p>
        </w:tc>
        <w:tc>
          <w:tcPr>
            <w:tcW w:w="6013" w:type="dxa"/>
          </w:tcPr>
          <w:p w14:paraId="7A941963" w14:textId="77777777" w:rsidR="00681B9E" w:rsidRDefault="00681B9E" w:rsidP="00681B9E">
            <w:r w:rsidRPr="00890890">
              <w:t xml:space="preserve">Returns all </w:t>
            </w:r>
            <w:r>
              <w:t>Solution</w:t>
            </w:r>
            <w:r w:rsidRPr="00890890">
              <w:t xml:space="preserve"> elements</w:t>
            </w:r>
          </w:p>
        </w:tc>
      </w:tr>
      <w:tr w:rsidR="00681B9E" w14:paraId="350FDBBF" w14:textId="77777777" w:rsidTr="001F0BD7">
        <w:tc>
          <w:tcPr>
            <w:tcW w:w="3383" w:type="dxa"/>
          </w:tcPr>
          <w:p w14:paraId="4E804719" w14:textId="77777777" w:rsidR="00681B9E" w:rsidRDefault="00681B9E" w:rsidP="00681B9E">
            <w:pPr>
              <w:rPr>
                <w:rFonts w:ascii="Consolas" w:hAnsi="Consolas"/>
              </w:rPr>
            </w:pPr>
            <w:r>
              <w:rPr>
                <w:rFonts w:ascii="Consolas" w:hAnsi="Consolas"/>
              </w:rPr>
              <w:t>gsn.context</w:t>
            </w:r>
          </w:p>
        </w:tc>
        <w:tc>
          <w:tcPr>
            <w:tcW w:w="6013" w:type="dxa"/>
          </w:tcPr>
          <w:p w14:paraId="2A34578F" w14:textId="77777777" w:rsidR="00681B9E" w:rsidRDefault="00681B9E" w:rsidP="00681B9E">
            <w:r w:rsidRPr="00890890">
              <w:t xml:space="preserve">Returns all </w:t>
            </w:r>
            <w:r>
              <w:t>Context</w:t>
            </w:r>
            <w:r w:rsidRPr="00890890">
              <w:t xml:space="preserve"> elements</w:t>
            </w:r>
          </w:p>
        </w:tc>
      </w:tr>
      <w:tr w:rsidR="00681B9E" w14:paraId="7723067B" w14:textId="77777777" w:rsidTr="001F0BD7">
        <w:tc>
          <w:tcPr>
            <w:tcW w:w="3383" w:type="dxa"/>
          </w:tcPr>
          <w:p w14:paraId="3C6DFD36" w14:textId="77777777" w:rsidR="00681B9E" w:rsidRDefault="00681B9E" w:rsidP="00681B9E">
            <w:pPr>
              <w:rPr>
                <w:rFonts w:ascii="Consolas" w:hAnsi="Consolas"/>
              </w:rPr>
            </w:pPr>
            <w:r>
              <w:rPr>
                <w:rFonts w:ascii="Consolas" w:hAnsi="Consolas"/>
              </w:rPr>
              <w:t>gsn.assumption</w:t>
            </w:r>
          </w:p>
        </w:tc>
        <w:tc>
          <w:tcPr>
            <w:tcW w:w="6013" w:type="dxa"/>
          </w:tcPr>
          <w:p w14:paraId="6297DDC0" w14:textId="77777777" w:rsidR="00681B9E" w:rsidRDefault="00681B9E" w:rsidP="00681B9E">
            <w:r w:rsidRPr="00890890">
              <w:t xml:space="preserve">Returns all </w:t>
            </w:r>
            <w:r>
              <w:t>Assumption</w:t>
            </w:r>
            <w:r w:rsidRPr="00890890">
              <w:t xml:space="preserve"> elements</w:t>
            </w:r>
          </w:p>
        </w:tc>
      </w:tr>
      <w:tr w:rsidR="00681B9E" w14:paraId="5BFA9F53" w14:textId="77777777" w:rsidTr="001F0BD7">
        <w:tc>
          <w:tcPr>
            <w:tcW w:w="3383" w:type="dxa"/>
          </w:tcPr>
          <w:p w14:paraId="15BCA6EE" w14:textId="77777777" w:rsidR="00681B9E" w:rsidRDefault="00681B9E" w:rsidP="00681B9E">
            <w:pPr>
              <w:rPr>
                <w:rFonts w:ascii="Consolas" w:hAnsi="Consolas"/>
              </w:rPr>
            </w:pPr>
            <w:r>
              <w:rPr>
                <w:rFonts w:ascii="Consolas" w:hAnsi="Consolas"/>
              </w:rPr>
              <w:t>gsn.justification</w:t>
            </w:r>
          </w:p>
        </w:tc>
        <w:tc>
          <w:tcPr>
            <w:tcW w:w="6013" w:type="dxa"/>
          </w:tcPr>
          <w:p w14:paraId="015CB0E3" w14:textId="77777777" w:rsidR="00681B9E" w:rsidRDefault="00681B9E" w:rsidP="00681B9E">
            <w:r w:rsidRPr="00890890">
              <w:t xml:space="preserve">Returns all </w:t>
            </w:r>
            <w:r>
              <w:t xml:space="preserve">Justification </w:t>
            </w:r>
            <w:r w:rsidRPr="00890890">
              <w:t>elements</w:t>
            </w:r>
          </w:p>
        </w:tc>
      </w:tr>
      <w:tr w:rsidR="00681B9E" w14:paraId="33599034" w14:textId="77777777" w:rsidTr="001F0BD7">
        <w:tc>
          <w:tcPr>
            <w:tcW w:w="3383" w:type="dxa"/>
          </w:tcPr>
          <w:p w14:paraId="38BF0919" w14:textId="77777777" w:rsidR="00681B9E" w:rsidRDefault="00681B9E" w:rsidP="00681B9E">
            <w:pPr>
              <w:rPr>
                <w:rFonts w:ascii="Consolas" w:hAnsi="Consolas"/>
              </w:rPr>
            </w:pPr>
            <w:r>
              <w:rPr>
                <w:rFonts w:ascii="Consolas" w:hAnsi="Consolas"/>
              </w:rPr>
              <w:t>gsn.assertedcontext</w:t>
            </w:r>
          </w:p>
        </w:tc>
        <w:tc>
          <w:tcPr>
            <w:tcW w:w="6013" w:type="dxa"/>
          </w:tcPr>
          <w:p w14:paraId="13CCD023" w14:textId="77777777" w:rsidR="00681B9E" w:rsidRDefault="00681B9E" w:rsidP="00681B9E">
            <w:r w:rsidRPr="00890890">
              <w:t xml:space="preserve">Returns all </w:t>
            </w:r>
            <w:r>
              <w:t xml:space="preserve">Asserted Context (link) </w:t>
            </w:r>
            <w:r w:rsidRPr="00890890">
              <w:t>elements</w:t>
            </w:r>
          </w:p>
        </w:tc>
      </w:tr>
      <w:tr w:rsidR="00681B9E" w14:paraId="47C4A479" w14:textId="77777777" w:rsidTr="001F0BD7">
        <w:tc>
          <w:tcPr>
            <w:tcW w:w="3383" w:type="dxa"/>
          </w:tcPr>
          <w:p w14:paraId="0DFDEB4B" w14:textId="77777777" w:rsidR="00681B9E" w:rsidRDefault="00681B9E" w:rsidP="00681B9E">
            <w:pPr>
              <w:rPr>
                <w:rFonts w:ascii="Consolas" w:hAnsi="Consolas"/>
              </w:rPr>
            </w:pPr>
            <w:r>
              <w:rPr>
                <w:rFonts w:ascii="Consolas" w:hAnsi="Consolas"/>
              </w:rPr>
              <w:t>gsn.assertedinference</w:t>
            </w:r>
          </w:p>
        </w:tc>
        <w:tc>
          <w:tcPr>
            <w:tcW w:w="6013" w:type="dxa"/>
          </w:tcPr>
          <w:p w14:paraId="61384BE6" w14:textId="77777777" w:rsidR="00681B9E" w:rsidRDefault="00681B9E" w:rsidP="00681B9E">
            <w:r w:rsidRPr="00890890">
              <w:t xml:space="preserve">Returns all </w:t>
            </w:r>
            <w:r>
              <w:t xml:space="preserve">Asserted Inference (link) </w:t>
            </w:r>
            <w:r w:rsidRPr="00890890">
              <w:t>elements</w:t>
            </w:r>
          </w:p>
        </w:tc>
      </w:tr>
      <w:tr w:rsidR="00681B9E" w14:paraId="00F5EBEB" w14:textId="77777777" w:rsidTr="001F0BD7">
        <w:tc>
          <w:tcPr>
            <w:tcW w:w="3383" w:type="dxa"/>
          </w:tcPr>
          <w:p w14:paraId="5DE6A1B4" w14:textId="77777777" w:rsidR="00681B9E" w:rsidRDefault="00681B9E" w:rsidP="00681B9E">
            <w:pPr>
              <w:rPr>
                <w:rFonts w:ascii="Consolas" w:hAnsi="Consolas"/>
              </w:rPr>
            </w:pPr>
            <w:r>
              <w:rPr>
                <w:rFonts w:ascii="Consolas" w:hAnsi="Consolas"/>
              </w:rPr>
              <w:t>gsn.assertedevidence</w:t>
            </w:r>
          </w:p>
        </w:tc>
        <w:tc>
          <w:tcPr>
            <w:tcW w:w="6013" w:type="dxa"/>
          </w:tcPr>
          <w:p w14:paraId="73D657DF" w14:textId="77777777" w:rsidR="00681B9E" w:rsidRDefault="00681B9E" w:rsidP="009F0804">
            <w:pPr>
              <w:keepNext/>
            </w:pPr>
            <w:r w:rsidRPr="00890890">
              <w:t xml:space="preserve">Returns all </w:t>
            </w:r>
            <w:r>
              <w:t xml:space="preserve">Asserted Evidence (link) </w:t>
            </w:r>
            <w:r w:rsidRPr="00890890">
              <w:t>elements</w:t>
            </w:r>
          </w:p>
        </w:tc>
      </w:tr>
    </w:tbl>
    <w:p w14:paraId="75684B0B" w14:textId="77777777" w:rsidR="009941F0" w:rsidRDefault="009F0804" w:rsidP="009941F0">
      <w:pPr>
        <w:pStyle w:val="Caption"/>
        <w:rPr>
          <w:noProof/>
        </w:rPr>
      </w:pPr>
      <w:r>
        <w:t xml:space="preserve">Table </w:t>
      </w:r>
      <w:fldSimple w:instr=" SEQ Table \* ARABIC ">
        <w:r w:rsidR="006D2DD3">
          <w:rPr>
            <w:noProof/>
          </w:rPr>
          <w:t>7</w:t>
        </w:r>
      </w:fldSimple>
      <w:r>
        <w:t xml:space="preserve">: Astah GSN Driver Multiple Element (List) </w:t>
      </w:r>
      <w:r>
        <w:rPr>
          <w:noProof/>
        </w:rPr>
        <w:t>Getters</w:t>
      </w:r>
    </w:p>
    <w:p w14:paraId="3D13D970" w14:textId="77777777" w:rsidR="00181FA3" w:rsidRPr="00181FA3" w:rsidRDefault="00181FA3" w:rsidP="00181FA3"/>
    <w:p w14:paraId="3D89670B" w14:textId="77777777"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14:paraId="5B42E42A" w14:textId="77777777" w:rsidR="005F2D33" w:rsidRDefault="005F2D33" w:rsidP="007F3A4D"/>
    <w:p w14:paraId="303810ED" w14:textId="77777777" w:rsidR="007F3A4D" w:rsidRDefault="007F3A4D" w:rsidP="00312FE2">
      <w:pPr>
        <w:pStyle w:val="Heading3"/>
        <w:numPr>
          <w:ilvl w:val="2"/>
          <w:numId w:val="1"/>
        </w:numPr>
      </w:pPr>
      <w:bookmarkStart w:id="285" w:name="_Toc45724079"/>
      <w:r w:rsidRPr="00312FE2">
        <w:t>Updating GSN models with EOL</w:t>
      </w:r>
      <w:bookmarkEnd w:id="285"/>
    </w:p>
    <w:p w14:paraId="71EE1CA0" w14:textId="77777777" w:rsidR="00BA5394" w:rsidRPr="00BA5394" w:rsidRDefault="00BA5394" w:rsidP="00BA5394"/>
    <w:p w14:paraId="56CD1FBC" w14:textId="77777777"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14:paraId="164741A5" w14:textId="77777777" w:rsidR="00236951" w:rsidRDefault="00236951" w:rsidP="007F3A4D"/>
    <w:tbl>
      <w:tblPr>
        <w:tblStyle w:val="TableGrid"/>
        <w:tblW w:w="0" w:type="auto"/>
        <w:tblLook w:val="04A0" w:firstRow="1" w:lastRow="0" w:firstColumn="1" w:lastColumn="0" w:noHBand="0" w:noVBand="1"/>
      </w:tblPr>
      <w:tblGrid>
        <w:gridCol w:w="3681"/>
        <w:gridCol w:w="1559"/>
        <w:gridCol w:w="4156"/>
      </w:tblGrid>
      <w:tr w:rsidR="007F3A4D" w14:paraId="65FFF85F" w14:textId="77777777" w:rsidTr="00E44B33">
        <w:tc>
          <w:tcPr>
            <w:tcW w:w="3681" w:type="dxa"/>
            <w:shd w:val="clear" w:color="auto" w:fill="28B4C8"/>
          </w:tcPr>
          <w:p w14:paraId="46AE2252" w14:textId="77777777" w:rsidR="007F3A4D" w:rsidRPr="004A18DE" w:rsidRDefault="007F3A4D" w:rsidP="00082445">
            <w:pPr>
              <w:jc w:val="center"/>
              <w:rPr>
                <w:b/>
              </w:rPr>
            </w:pPr>
            <w:r w:rsidRPr="004A18DE">
              <w:rPr>
                <w:b/>
              </w:rPr>
              <w:t>Setter Commands</w:t>
            </w:r>
          </w:p>
        </w:tc>
        <w:tc>
          <w:tcPr>
            <w:tcW w:w="1559" w:type="dxa"/>
            <w:shd w:val="clear" w:color="auto" w:fill="28B4C8"/>
          </w:tcPr>
          <w:p w14:paraId="2167734A" w14:textId="77777777" w:rsidR="007F3A4D" w:rsidRPr="004A18DE" w:rsidRDefault="007F3A4D" w:rsidP="00082445">
            <w:pPr>
              <w:jc w:val="center"/>
              <w:rPr>
                <w:b/>
              </w:rPr>
            </w:pPr>
            <w:r>
              <w:rPr>
                <w:b/>
              </w:rPr>
              <w:t>Type</w:t>
            </w:r>
          </w:p>
        </w:tc>
        <w:tc>
          <w:tcPr>
            <w:tcW w:w="4156" w:type="dxa"/>
            <w:shd w:val="clear" w:color="auto" w:fill="28B4C8"/>
          </w:tcPr>
          <w:p w14:paraId="18BEAD03" w14:textId="77777777" w:rsidR="007F3A4D" w:rsidRPr="004A18DE" w:rsidRDefault="007F3A4D" w:rsidP="00082445">
            <w:pPr>
              <w:jc w:val="center"/>
              <w:rPr>
                <w:b/>
              </w:rPr>
            </w:pPr>
            <w:r w:rsidRPr="004A18DE">
              <w:rPr>
                <w:b/>
              </w:rPr>
              <w:t>Command Explanation</w:t>
            </w:r>
          </w:p>
        </w:tc>
      </w:tr>
      <w:tr w:rsidR="007F3A4D" w14:paraId="3C7687A7" w14:textId="77777777" w:rsidTr="00082445">
        <w:tc>
          <w:tcPr>
            <w:tcW w:w="3681" w:type="dxa"/>
          </w:tcPr>
          <w:p w14:paraId="27E83BC4" w14:textId="77777777"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14:paraId="13498D39" w14:textId="77777777" w:rsidR="007F3A4D" w:rsidRDefault="007F3A4D" w:rsidP="00082445">
            <w:r>
              <w:t>String</w:t>
            </w:r>
          </w:p>
        </w:tc>
        <w:tc>
          <w:tcPr>
            <w:tcW w:w="4156" w:type="dxa"/>
          </w:tcPr>
          <w:p w14:paraId="07BB6DF8" w14:textId="77777777" w:rsidR="007F3A4D" w:rsidRDefault="007F3A4D" w:rsidP="00082445">
            <w:r>
              <w:t xml:space="preserve">Updates </w:t>
            </w:r>
            <w:r w:rsidR="009C20A0">
              <w:t xml:space="preserve">the </w:t>
            </w:r>
            <w:r>
              <w:t>given element’s content value</w:t>
            </w:r>
          </w:p>
        </w:tc>
      </w:tr>
      <w:tr w:rsidR="007F3A4D" w14:paraId="593FAA06" w14:textId="77777777" w:rsidTr="00082445">
        <w:tc>
          <w:tcPr>
            <w:tcW w:w="3681" w:type="dxa"/>
          </w:tcPr>
          <w:p w14:paraId="2A3EF33A"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14:paraId="4C05BE94" w14:textId="77777777" w:rsidR="007F3A4D" w:rsidRDefault="007F3A4D" w:rsidP="00082445">
            <w:r>
              <w:t>String</w:t>
            </w:r>
          </w:p>
        </w:tc>
        <w:tc>
          <w:tcPr>
            <w:tcW w:w="4156" w:type="dxa"/>
          </w:tcPr>
          <w:p w14:paraId="136D0AAF" w14:textId="77777777" w:rsidR="007F3A4D" w:rsidRDefault="007F3A4D" w:rsidP="00082445">
            <w:r>
              <w:t xml:space="preserve">Updates </w:t>
            </w:r>
            <w:r w:rsidR="00826E69">
              <w:t xml:space="preserve">the </w:t>
            </w:r>
            <w:r>
              <w:t>given element’s ID (ID attributes must be unique!)</w:t>
            </w:r>
          </w:p>
        </w:tc>
      </w:tr>
      <w:tr w:rsidR="007F3A4D" w14:paraId="02181006" w14:textId="77777777" w:rsidTr="00082445">
        <w:tc>
          <w:tcPr>
            <w:tcW w:w="3681" w:type="dxa"/>
          </w:tcPr>
          <w:p w14:paraId="7A6A88D5"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14:paraId="64105FB8" w14:textId="77777777" w:rsidR="007F3A4D" w:rsidRDefault="007F3A4D" w:rsidP="00082445">
            <w:r>
              <w:t>String</w:t>
            </w:r>
          </w:p>
        </w:tc>
        <w:tc>
          <w:tcPr>
            <w:tcW w:w="4156" w:type="dxa"/>
          </w:tcPr>
          <w:p w14:paraId="6334F7EC" w14:textId="77777777"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14:paraId="0CBA75E5" w14:textId="77777777" w:rsidTr="00082445">
        <w:tc>
          <w:tcPr>
            <w:tcW w:w="3681" w:type="dxa"/>
          </w:tcPr>
          <w:p w14:paraId="702B703F" w14:textId="77777777"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14:paraId="4D7E1853" w14:textId="77777777" w:rsidR="007F3A4D" w:rsidRDefault="007F3A4D" w:rsidP="00082445">
            <w:r>
              <w:t>String</w:t>
            </w:r>
          </w:p>
        </w:tc>
        <w:tc>
          <w:tcPr>
            <w:tcW w:w="4156" w:type="dxa"/>
          </w:tcPr>
          <w:p w14:paraId="7978073C" w14:textId="77777777" w:rsidR="007F3A4D" w:rsidRDefault="007F3A4D" w:rsidP="00082445">
            <w:r>
              <w:t>Updates given element’s xsi:type attribute. Changing xsi:type without changing id might corrupt model file.</w:t>
            </w:r>
          </w:p>
        </w:tc>
      </w:tr>
      <w:tr w:rsidR="007F3A4D" w14:paraId="1786A09B" w14:textId="77777777" w:rsidTr="00082445">
        <w:tc>
          <w:tcPr>
            <w:tcW w:w="3681" w:type="dxa"/>
          </w:tcPr>
          <w:p w14:paraId="684997A6" w14:textId="77777777"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14:paraId="6A4BA3C1" w14:textId="77777777" w:rsidR="007F3A4D" w:rsidRDefault="007F3A4D" w:rsidP="00082445">
            <w:r>
              <w:t>Node element</w:t>
            </w:r>
          </w:p>
        </w:tc>
        <w:tc>
          <w:tcPr>
            <w:tcW w:w="4156" w:type="dxa"/>
          </w:tcPr>
          <w:p w14:paraId="72D604E4" w14:textId="77777777"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14:paraId="2F6A06FB" w14:textId="77777777" w:rsidTr="00082445">
        <w:tc>
          <w:tcPr>
            <w:tcW w:w="3681" w:type="dxa"/>
          </w:tcPr>
          <w:p w14:paraId="22CC24DD" w14:textId="77777777"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14:paraId="0CAF01DD" w14:textId="77777777" w:rsidR="007F3A4D" w:rsidRDefault="007F3A4D" w:rsidP="00082445">
            <w:r>
              <w:t>Node element</w:t>
            </w:r>
          </w:p>
        </w:tc>
        <w:tc>
          <w:tcPr>
            <w:tcW w:w="4156" w:type="dxa"/>
          </w:tcPr>
          <w:p w14:paraId="30E72B04" w14:textId="77777777"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14:paraId="114A624A" w14:textId="77777777" w:rsidTr="00082445">
        <w:tc>
          <w:tcPr>
            <w:tcW w:w="3681" w:type="dxa"/>
          </w:tcPr>
          <w:p w14:paraId="119A8C73" w14:textId="77777777"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14:paraId="710AD345" w14:textId="77777777" w:rsidR="007F3A4D" w:rsidRDefault="007F3A4D" w:rsidP="00082445">
            <w:r>
              <w:t>String</w:t>
            </w:r>
          </w:p>
        </w:tc>
        <w:tc>
          <w:tcPr>
            <w:tcW w:w="4156" w:type="dxa"/>
          </w:tcPr>
          <w:p w14:paraId="4757E072" w14:textId="77777777" w:rsidR="007F3A4D" w:rsidRDefault="007F3A4D" w:rsidP="00082445">
            <w:pPr>
              <w:keepNext/>
            </w:pPr>
            <w:r>
              <w:t xml:space="preserve">Updates </w:t>
            </w:r>
            <w:r w:rsidR="00B10542">
              <w:t xml:space="preserve">the </w:t>
            </w:r>
            <w:r>
              <w:t>given element’s type attribute. Changing xsi:type without changing id might corrupt model file.</w:t>
            </w:r>
          </w:p>
        </w:tc>
      </w:tr>
    </w:tbl>
    <w:p w14:paraId="6DA9616F" w14:textId="77777777" w:rsidR="00236951" w:rsidRDefault="007F3A4D" w:rsidP="007341B9">
      <w:pPr>
        <w:pStyle w:val="Caption"/>
      </w:pPr>
      <w:r>
        <w:t xml:space="preserve">Table </w:t>
      </w:r>
      <w:fldSimple w:instr=" SEQ Table \* ARABIC ">
        <w:r w:rsidR="006D2DD3">
          <w:rPr>
            <w:noProof/>
          </w:rPr>
          <w:t>8</w:t>
        </w:r>
      </w:fldSimple>
      <w:r>
        <w:t xml:space="preserve">: </w:t>
      </w:r>
      <w:r w:rsidRPr="002A28CA">
        <w:t xml:space="preserve">Astah GSN Driver Element </w:t>
      </w:r>
      <w:r>
        <w:t>S</w:t>
      </w:r>
      <w:r w:rsidRPr="002A28CA">
        <w:t>etters</w:t>
      </w:r>
    </w:p>
    <w:p w14:paraId="160BD424" w14:textId="77777777" w:rsidR="009756AF" w:rsidRPr="009756AF" w:rsidRDefault="009756AF" w:rsidP="009756AF">
      <w:pPr>
        <w:rPr>
          <w:sz w:val="8"/>
        </w:rPr>
      </w:pPr>
    </w:p>
    <w:p w14:paraId="5ED62372" w14:textId="77777777" w:rsidR="007F3A4D" w:rsidRDefault="007F3A4D" w:rsidP="00312FE2">
      <w:pPr>
        <w:pStyle w:val="Heading3"/>
        <w:numPr>
          <w:ilvl w:val="2"/>
          <w:numId w:val="1"/>
        </w:numPr>
      </w:pPr>
      <w:bookmarkStart w:id="286" w:name="_Toc45724080"/>
      <w:r w:rsidRPr="00312FE2">
        <w:t>Creating new elements in GSN model with EOL</w:t>
      </w:r>
      <w:bookmarkEnd w:id="286"/>
    </w:p>
    <w:p w14:paraId="581AB95C" w14:textId="77777777" w:rsidR="00BA5394" w:rsidRPr="00BA5394" w:rsidRDefault="00BA5394" w:rsidP="00BA5394"/>
    <w:p w14:paraId="1445DC4F" w14:textId="77777777"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14:paraId="57218D07" w14:textId="77777777" w:rsidR="00236951" w:rsidRDefault="00236951" w:rsidP="007F3A4D"/>
    <w:tbl>
      <w:tblPr>
        <w:tblStyle w:val="TableGrid"/>
        <w:tblW w:w="0" w:type="auto"/>
        <w:tblLook w:val="04A0" w:firstRow="1" w:lastRow="0" w:firstColumn="1" w:lastColumn="0" w:noHBand="0" w:noVBand="1"/>
      </w:tblPr>
      <w:tblGrid>
        <w:gridCol w:w="4698"/>
        <w:gridCol w:w="4698"/>
      </w:tblGrid>
      <w:tr w:rsidR="007F3A4D" w14:paraId="1F2A4053" w14:textId="77777777" w:rsidTr="00E44B33">
        <w:tc>
          <w:tcPr>
            <w:tcW w:w="4698" w:type="dxa"/>
            <w:shd w:val="clear" w:color="auto" w:fill="28B4C8"/>
          </w:tcPr>
          <w:p w14:paraId="3D2C2693" w14:textId="77777777" w:rsidR="007F3A4D" w:rsidRPr="0049347E" w:rsidRDefault="007F3A4D" w:rsidP="00082445">
            <w:pPr>
              <w:jc w:val="center"/>
              <w:rPr>
                <w:b/>
              </w:rPr>
            </w:pPr>
            <w:r w:rsidRPr="0049347E">
              <w:rPr>
                <w:b/>
              </w:rPr>
              <w:t>Creator Command</w:t>
            </w:r>
          </w:p>
        </w:tc>
        <w:tc>
          <w:tcPr>
            <w:tcW w:w="4698" w:type="dxa"/>
            <w:shd w:val="clear" w:color="auto" w:fill="28B4C8"/>
          </w:tcPr>
          <w:p w14:paraId="61D0B7DB" w14:textId="77777777" w:rsidR="007F3A4D" w:rsidRPr="0049347E" w:rsidRDefault="007F3A4D" w:rsidP="00082445">
            <w:pPr>
              <w:jc w:val="center"/>
              <w:rPr>
                <w:b/>
              </w:rPr>
            </w:pPr>
            <w:r w:rsidRPr="0049347E">
              <w:rPr>
                <w:b/>
              </w:rPr>
              <w:t>Command Explanation</w:t>
            </w:r>
          </w:p>
        </w:tc>
      </w:tr>
      <w:tr w:rsidR="007F3A4D" w14:paraId="433611C0" w14:textId="77777777" w:rsidTr="00082445">
        <w:tc>
          <w:tcPr>
            <w:tcW w:w="4698" w:type="dxa"/>
          </w:tcPr>
          <w:p w14:paraId="32F27BFB" w14:textId="77777777" w:rsidR="007F3A4D" w:rsidRPr="0049347E" w:rsidRDefault="007F3A4D" w:rsidP="00082445">
            <w:pPr>
              <w:rPr>
                <w:rFonts w:ascii="Consolas" w:hAnsi="Consolas"/>
              </w:rPr>
            </w:pPr>
            <w:r w:rsidRPr="0049347E">
              <w:rPr>
                <w:rFonts w:ascii="Consolas" w:hAnsi="Consolas"/>
              </w:rPr>
              <w:t>var newElement = new goal;</w:t>
            </w:r>
          </w:p>
        </w:tc>
        <w:tc>
          <w:tcPr>
            <w:tcW w:w="4698" w:type="dxa"/>
          </w:tcPr>
          <w:p w14:paraId="1B8B1F22" w14:textId="77777777"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14:paraId="0B2D5DA7" w14:textId="77777777" w:rsidTr="00082445">
        <w:tc>
          <w:tcPr>
            <w:tcW w:w="4698" w:type="dxa"/>
          </w:tcPr>
          <w:p w14:paraId="0C53C7A6" w14:textId="77777777" w:rsidR="007F3A4D" w:rsidRPr="0049347E" w:rsidRDefault="007F3A4D" w:rsidP="00082445">
            <w:pPr>
              <w:rPr>
                <w:rFonts w:ascii="Consolas" w:hAnsi="Consolas"/>
              </w:rPr>
            </w:pPr>
            <w:r w:rsidRPr="0049347E">
              <w:rPr>
                <w:rFonts w:ascii="Consolas" w:hAnsi="Consolas"/>
              </w:rPr>
              <w:t>gsn.all.append = newElement;</w:t>
            </w:r>
          </w:p>
        </w:tc>
        <w:tc>
          <w:tcPr>
            <w:tcW w:w="4698" w:type="dxa"/>
          </w:tcPr>
          <w:p w14:paraId="051ED711" w14:textId="77777777"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14:paraId="666E852A" w14:textId="77777777" w:rsidR="007F3A4D" w:rsidRDefault="007F3A4D" w:rsidP="007F3A4D">
      <w:pPr>
        <w:pStyle w:val="Caption"/>
      </w:pPr>
      <w:r>
        <w:t xml:space="preserve">Table </w:t>
      </w:r>
      <w:fldSimple w:instr=" SEQ Table \* ARABIC ">
        <w:r w:rsidR="006D2DD3">
          <w:rPr>
            <w:noProof/>
          </w:rPr>
          <w:t>9</w:t>
        </w:r>
      </w:fldSimple>
      <w:r>
        <w:t>: Astah GSN Driver Element Creator Commands</w:t>
      </w:r>
    </w:p>
    <w:p w14:paraId="38F7909F" w14:textId="77777777" w:rsidR="00236951" w:rsidRPr="00236951" w:rsidRDefault="00236951" w:rsidP="00236951"/>
    <w:p w14:paraId="0C7400FA" w14:textId="77777777"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14:paraId="595628CC" w14:textId="77777777" w:rsidR="005F2D33" w:rsidRPr="00856CA8" w:rsidRDefault="005F2D33" w:rsidP="007F3A4D"/>
    <w:p w14:paraId="5967F9DE" w14:textId="77777777" w:rsidR="007F3A4D" w:rsidRDefault="007F3A4D" w:rsidP="00312FE2">
      <w:pPr>
        <w:pStyle w:val="Heading3"/>
        <w:numPr>
          <w:ilvl w:val="2"/>
          <w:numId w:val="1"/>
        </w:numPr>
      </w:pPr>
      <w:bookmarkStart w:id="287" w:name="_Toc45724081"/>
      <w:r w:rsidRPr="00312FE2">
        <w:t>Deleting elements in GSN model with EOL</w:t>
      </w:r>
      <w:bookmarkEnd w:id="287"/>
    </w:p>
    <w:p w14:paraId="04E998BD" w14:textId="77777777" w:rsidR="00BA5394" w:rsidRPr="00BA5394" w:rsidRDefault="00BA5394" w:rsidP="00BA5394"/>
    <w:p w14:paraId="10952B08" w14:textId="77777777"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14:paraId="45A0975D" w14:textId="77777777" w:rsidR="00BA5394" w:rsidRDefault="00BA5394" w:rsidP="007F3A4D"/>
    <w:tbl>
      <w:tblPr>
        <w:tblStyle w:val="TableGrid"/>
        <w:tblW w:w="0" w:type="auto"/>
        <w:tblLook w:val="04A0" w:firstRow="1" w:lastRow="0" w:firstColumn="1" w:lastColumn="0" w:noHBand="0" w:noVBand="1"/>
      </w:tblPr>
      <w:tblGrid>
        <w:gridCol w:w="4698"/>
        <w:gridCol w:w="4698"/>
      </w:tblGrid>
      <w:tr w:rsidR="007F3A4D" w14:paraId="39D5972E" w14:textId="77777777" w:rsidTr="00E44B33">
        <w:tc>
          <w:tcPr>
            <w:tcW w:w="4698" w:type="dxa"/>
            <w:shd w:val="clear" w:color="auto" w:fill="28B4C8"/>
          </w:tcPr>
          <w:p w14:paraId="3CDBB33C" w14:textId="77777777"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14:paraId="5377E694" w14:textId="77777777" w:rsidR="007F3A4D" w:rsidRPr="0049347E" w:rsidRDefault="007F3A4D" w:rsidP="00082445">
            <w:pPr>
              <w:jc w:val="center"/>
              <w:rPr>
                <w:b/>
              </w:rPr>
            </w:pPr>
            <w:r w:rsidRPr="0049347E">
              <w:rPr>
                <w:b/>
              </w:rPr>
              <w:t>Command Explanation</w:t>
            </w:r>
          </w:p>
        </w:tc>
      </w:tr>
      <w:tr w:rsidR="007F3A4D" w14:paraId="2C3DD3E3" w14:textId="77777777" w:rsidTr="00082445">
        <w:tc>
          <w:tcPr>
            <w:tcW w:w="4698" w:type="dxa"/>
          </w:tcPr>
          <w:p w14:paraId="52158A44" w14:textId="77777777"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14:paraId="1F662247" w14:textId="77777777" w:rsidR="007F3A4D" w:rsidRPr="00DE7C7B" w:rsidRDefault="007F3A4D" w:rsidP="00082445">
            <w:pPr>
              <w:keepNext/>
            </w:pPr>
            <w:r>
              <w:t>Deletes given element/s.</w:t>
            </w:r>
          </w:p>
        </w:tc>
      </w:tr>
    </w:tbl>
    <w:p w14:paraId="5AF679FD" w14:textId="77777777" w:rsidR="007F3A4D" w:rsidRDefault="007F3A4D" w:rsidP="007F3A4D">
      <w:pPr>
        <w:pStyle w:val="Caption"/>
      </w:pPr>
      <w:r>
        <w:t xml:space="preserve">Table </w:t>
      </w:r>
      <w:fldSimple w:instr=" SEQ Table \* ARABIC ">
        <w:r w:rsidR="006D2DD3">
          <w:rPr>
            <w:noProof/>
          </w:rPr>
          <w:t>10</w:t>
        </w:r>
      </w:fldSimple>
      <w:r>
        <w:t>: Astah GSN Driver Element Delete Commands</w:t>
      </w:r>
    </w:p>
    <w:p w14:paraId="3CB2C689" w14:textId="77777777" w:rsidR="00236951" w:rsidRPr="00236951" w:rsidRDefault="00236951" w:rsidP="00236951"/>
    <w:p w14:paraId="317757A1" w14:textId="77777777" w:rsidR="007F3A4D" w:rsidRDefault="007F3A4D" w:rsidP="00312FE2">
      <w:pPr>
        <w:pStyle w:val="Heading3"/>
        <w:numPr>
          <w:ilvl w:val="2"/>
          <w:numId w:val="1"/>
        </w:numPr>
      </w:pPr>
      <w:bookmarkStart w:id="288" w:name="_Toc45724082"/>
      <w:r w:rsidRPr="00312FE2">
        <w:t xml:space="preserve">Epsilon Validation Language </w:t>
      </w:r>
      <w:r w:rsidR="00E25B44" w:rsidRPr="00312FE2">
        <w:t xml:space="preserve">(EVL) </w:t>
      </w:r>
      <w:r w:rsidRPr="00312FE2">
        <w:t>usage</w:t>
      </w:r>
      <w:bookmarkEnd w:id="288"/>
    </w:p>
    <w:p w14:paraId="4A697781" w14:textId="77777777" w:rsidR="00ED6737" w:rsidRPr="00ED6737" w:rsidRDefault="00ED6737" w:rsidP="00ED6737"/>
    <w:p w14:paraId="4B1A7CA9" w14:textId="77777777"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14:paraId="522D2F58" w14:textId="77777777"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14:paraId="2A7E158B" w14:textId="77777777"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14:paraId="420D2F6A" w14:textId="77777777" w:rsidR="00ED6737" w:rsidRDefault="00ED6737" w:rsidP="00E25B44">
      <w:pPr>
        <w:rPr>
          <w:u w:val="single"/>
        </w:rPr>
      </w:pPr>
    </w:p>
    <w:p w14:paraId="0EE0DF03" w14:textId="77777777" w:rsidR="00ED6737" w:rsidRDefault="00ED6737" w:rsidP="00E25B44">
      <w:pPr>
        <w:rPr>
          <w:u w:val="single"/>
        </w:rPr>
      </w:pPr>
    </w:p>
    <w:p w14:paraId="63D81FF9" w14:textId="77777777" w:rsidR="00ED6737" w:rsidRDefault="00ED6737" w:rsidP="00E25B44">
      <w:pPr>
        <w:rPr>
          <w:u w:val="single"/>
        </w:rPr>
      </w:pPr>
    </w:p>
    <w:p w14:paraId="754F81E6" w14:textId="77777777" w:rsidR="00ED6737" w:rsidRPr="00446122" w:rsidRDefault="00ED6737" w:rsidP="00E25B44">
      <w:pPr>
        <w:rPr>
          <w:u w:val="single"/>
        </w:rPr>
      </w:pPr>
    </w:p>
    <w:tbl>
      <w:tblPr>
        <w:tblStyle w:val="TableGrid"/>
        <w:tblW w:w="0" w:type="auto"/>
        <w:tblLook w:val="04A0" w:firstRow="1" w:lastRow="0" w:firstColumn="1" w:lastColumn="0" w:noHBand="0" w:noVBand="1"/>
      </w:tblPr>
      <w:tblGrid>
        <w:gridCol w:w="9396"/>
      </w:tblGrid>
      <w:tr w:rsidR="009035AF" w14:paraId="0A54EC29" w14:textId="77777777" w:rsidTr="009035AF">
        <w:tc>
          <w:tcPr>
            <w:tcW w:w="9396" w:type="dxa"/>
            <w:shd w:val="clear" w:color="auto" w:fill="F2F2F2" w:themeFill="background1" w:themeFillShade="F2"/>
          </w:tcPr>
          <w:p w14:paraId="06374AB8"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14:paraId="123A398E"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14:paraId="5EBEC5B7"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14:paraId="57B3E21C"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14:paraId="2AF623D7"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14:paraId="3FC9B683"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14:paraId="386B9D67" w14:textId="77777777" w:rsidR="00881EDC" w:rsidRPr="00881EDC" w:rsidRDefault="00881EDC" w:rsidP="00881EDC">
            <w:pPr>
              <w:autoSpaceDE w:val="0"/>
              <w:autoSpaceDN w:val="0"/>
              <w:adjustRightInd w:val="0"/>
              <w:rPr>
                <w:rFonts w:ascii="Consolas" w:hAnsi="Consolas" w:cs="Consolas"/>
                <w:szCs w:val="20"/>
              </w:rPr>
            </w:pPr>
          </w:p>
          <w:p w14:paraId="13823BC8" w14:textId="77777777"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14:paraId="063C2673"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14:paraId="4C9BC57F"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14:paraId="0EF46A10"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14:paraId="5195A1E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14:paraId="74702C2C"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14:paraId="0E5B825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14:paraId="67A4A5F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14:paraId="327FC475"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14:paraId="6AA07A2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14:paraId="297BB045"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14:paraId="09260915"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13371F15"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44B021CD" w14:textId="77777777"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14:paraId="340D7FA7"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14:paraId="04E6FCC4" w14:textId="77777777"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14:paraId="2C7BAF8A"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14:paraId="200A0DC9"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3CBFAAE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14:paraId="200BC2A0"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14:paraId="7E3626C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7E7A7209"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3A75CA11"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14:paraId="53D5BF5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14:paraId="4A19A220"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546D90B2" w14:textId="77777777"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14:paraId="76F49F28" w14:textId="77777777" w:rsidR="001772F2" w:rsidRDefault="001772F2">
      <w:pPr>
        <w:pStyle w:val="Caption"/>
        <w:rPr>
          <w:noProof/>
        </w:rPr>
      </w:pPr>
      <w:r>
        <w:t xml:space="preserve">Listing </w:t>
      </w:r>
      <w:fldSimple w:instr=" SEQ Listing \* ARABIC ">
        <w:r w:rsidR="006D2DD3">
          <w:rPr>
            <w:noProof/>
          </w:rPr>
          <w:t>1</w:t>
        </w:r>
      </w:fldSimple>
      <w:r>
        <w:t>: EVL usage example</w:t>
      </w:r>
      <w:r>
        <w:rPr>
          <w:noProof/>
        </w:rPr>
        <w:t xml:space="preserve"> in Astah GSN driver</w:t>
      </w:r>
    </w:p>
    <w:p w14:paraId="218ABF90" w14:textId="77777777" w:rsidR="00ED6737" w:rsidRPr="00ED6737" w:rsidRDefault="00ED6737" w:rsidP="00ED6737"/>
    <w:p w14:paraId="62E3BEDE" w14:textId="77777777" w:rsidR="007F3A4D" w:rsidRDefault="007F3A4D" w:rsidP="00312FE2">
      <w:pPr>
        <w:pStyle w:val="Heading3"/>
        <w:numPr>
          <w:ilvl w:val="2"/>
          <w:numId w:val="1"/>
        </w:numPr>
      </w:pPr>
      <w:bookmarkStart w:id="289" w:name="_Toc45724083"/>
      <w:r w:rsidRPr="00022BDA">
        <w:t xml:space="preserve">Epsilon Code Generation Language </w:t>
      </w:r>
      <w:r w:rsidR="00E25B44">
        <w:t xml:space="preserve">(EGL) </w:t>
      </w:r>
      <w:r w:rsidRPr="00022BDA">
        <w:t>usage</w:t>
      </w:r>
      <w:bookmarkEnd w:id="289"/>
    </w:p>
    <w:p w14:paraId="561E3665" w14:textId="77777777" w:rsidR="00BA5394" w:rsidRPr="00BA5394" w:rsidRDefault="00BA5394" w:rsidP="00BA5394"/>
    <w:p w14:paraId="6019A22C" w14:textId="77777777"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14:paraId="526F57E3" w14:textId="77777777" w:rsidR="004932BE" w:rsidRPr="004932BE" w:rsidRDefault="004932BE" w:rsidP="00832EAC">
      <w:pPr>
        <w:rPr>
          <w:u w:val="single"/>
        </w:rPr>
      </w:pPr>
    </w:p>
    <w:tbl>
      <w:tblPr>
        <w:tblStyle w:val="TableGrid"/>
        <w:tblW w:w="0" w:type="auto"/>
        <w:tblLook w:val="04A0" w:firstRow="1" w:lastRow="0" w:firstColumn="1" w:lastColumn="0" w:noHBand="0" w:noVBand="1"/>
      </w:tblPr>
      <w:tblGrid>
        <w:gridCol w:w="9396"/>
      </w:tblGrid>
      <w:tr w:rsidR="00422D6D" w14:paraId="69CB0192" w14:textId="77777777" w:rsidTr="00A7075F">
        <w:tc>
          <w:tcPr>
            <w:tcW w:w="9396" w:type="dxa"/>
            <w:shd w:val="clear" w:color="auto" w:fill="F2F2F2" w:themeFill="background1" w:themeFillShade="F2"/>
          </w:tcPr>
          <w:p w14:paraId="148B7A81"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14:paraId="45E774F0"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14:paraId="5B7DFF5E"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14:paraId="0BBA8D5F"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14:paraId="0ECE2F49"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14:paraId="16F8B8B9"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14:paraId="5ED34355"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14:paraId="2C083B3F" w14:textId="77777777" w:rsidR="004932BE" w:rsidRDefault="001772F2" w:rsidP="001772F2">
      <w:pPr>
        <w:pStyle w:val="Caption"/>
      </w:pPr>
      <w:r>
        <w:t xml:space="preserve">Listing </w:t>
      </w:r>
      <w:fldSimple w:instr=" SEQ Listing \* ARABIC ">
        <w:r w:rsidR="006D2DD3">
          <w:rPr>
            <w:noProof/>
          </w:rPr>
          <w:t>2</w:t>
        </w:r>
      </w:fldSimple>
      <w:r>
        <w:t xml:space="preserve">: </w:t>
      </w:r>
      <w:r w:rsidRPr="00397D9D">
        <w:t>EGX usage example in Astah GSN driver</w:t>
      </w:r>
    </w:p>
    <w:p w14:paraId="52D5A75E" w14:textId="77777777" w:rsidR="001772F2" w:rsidRPr="001772F2" w:rsidRDefault="001772F2" w:rsidP="001772F2"/>
    <w:tbl>
      <w:tblPr>
        <w:tblStyle w:val="TableGrid"/>
        <w:tblW w:w="0" w:type="auto"/>
        <w:tblLook w:val="04A0" w:firstRow="1" w:lastRow="0" w:firstColumn="1" w:lastColumn="0" w:noHBand="0" w:noVBand="1"/>
      </w:tblPr>
      <w:tblGrid>
        <w:gridCol w:w="9396"/>
      </w:tblGrid>
      <w:tr w:rsidR="00422D6D" w14:paraId="74878EDC" w14:textId="77777777" w:rsidTr="00A7075F">
        <w:tc>
          <w:tcPr>
            <w:tcW w:w="9396" w:type="dxa"/>
            <w:shd w:val="clear" w:color="auto" w:fill="F2F2F2" w:themeFill="background1" w:themeFillShade="F2"/>
          </w:tcPr>
          <w:p w14:paraId="6982A5ED" w14:textId="77777777"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14:paraId="54245AB3"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14:paraId="11B86A8F"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14:paraId="6ADCA825"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2E2B7620"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14:paraId="545F65A4"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14:paraId="6ACB315F"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1031FFD4"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14:paraId="6930144C"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14:paraId="0F80734E" w14:textId="77777777" w:rsidR="00422D6D" w:rsidRDefault="001772F2" w:rsidP="001772F2">
      <w:pPr>
        <w:pStyle w:val="Caption"/>
      </w:pPr>
      <w:r>
        <w:t xml:space="preserve">Listing </w:t>
      </w:r>
      <w:fldSimple w:instr=" SEQ Listing \* ARABIC ">
        <w:r w:rsidR="006D2DD3">
          <w:rPr>
            <w:noProof/>
          </w:rPr>
          <w:t>3</w:t>
        </w:r>
      </w:fldSimple>
      <w:r>
        <w:t xml:space="preserve">: </w:t>
      </w:r>
      <w:r w:rsidRPr="00BF6792">
        <w:t>EGL usage example in Astah GSN driver</w:t>
      </w:r>
    </w:p>
    <w:p w14:paraId="4DD421AB" w14:textId="77777777" w:rsidR="00BA5394" w:rsidRPr="00BA5394" w:rsidRDefault="00BA5394" w:rsidP="00BA5394"/>
    <w:p w14:paraId="5E1C8F03" w14:textId="77777777" w:rsidR="007F3A4D" w:rsidRDefault="007F3A4D" w:rsidP="00312FE2">
      <w:pPr>
        <w:pStyle w:val="Heading3"/>
        <w:numPr>
          <w:ilvl w:val="2"/>
          <w:numId w:val="1"/>
        </w:numPr>
      </w:pPr>
      <w:bookmarkStart w:id="290" w:name="_Toc45724084"/>
      <w:r w:rsidRPr="00022BDA">
        <w:t xml:space="preserve">Epsilon Transformation Language </w:t>
      </w:r>
      <w:r w:rsidR="00E25B44">
        <w:t xml:space="preserve">(ETL) </w:t>
      </w:r>
      <w:r w:rsidRPr="00022BDA">
        <w:t>usage</w:t>
      </w:r>
      <w:bookmarkEnd w:id="290"/>
    </w:p>
    <w:p w14:paraId="08A74387" w14:textId="77777777" w:rsidR="007362E1" w:rsidRDefault="007362E1" w:rsidP="007362E1">
      <w:pPr>
        <w:rPr>
          <w:b/>
        </w:rPr>
      </w:pPr>
    </w:p>
    <w:p w14:paraId="13D658EE" w14:textId="77777777"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14:paraId="211E4F7F" w14:textId="77777777" w:rsidR="00DD02A8" w:rsidRPr="00505539" w:rsidRDefault="00DD02A8" w:rsidP="00DD02A8"/>
    <w:p w14:paraId="22DC74FC" w14:textId="77777777" w:rsidR="007F3A4D" w:rsidRDefault="00DD02A8" w:rsidP="00DD02A8">
      <w:pPr>
        <w:pStyle w:val="Heading2"/>
        <w:numPr>
          <w:ilvl w:val="1"/>
          <w:numId w:val="1"/>
        </w:numPr>
      </w:pPr>
      <w:bookmarkStart w:id="291" w:name="_Toc45724085"/>
      <w:r>
        <w:t>GSN Model Examples</w:t>
      </w:r>
      <w:r w:rsidR="00D817E9">
        <w:t xml:space="preserve"> with Epsilon</w:t>
      </w:r>
      <w:bookmarkEnd w:id="291"/>
    </w:p>
    <w:p w14:paraId="7E80A3B6" w14:textId="77777777" w:rsidR="00582F78" w:rsidRDefault="00582F78" w:rsidP="00582F78"/>
    <w:p w14:paraId="281577DA" w14:textId="77777777"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14:paraId="5AA3AE0D" w14:textId="77777777" w:rsidR="00413561" w:rsidRDefault="00413561" w:rsidP="00582F78">
      <w:r>
        <w:lastRenderedPageBreak/>
        <w:t>Different Epsilon languages and queries will be used on these three models.</w:t>
      </w:r>
    </w:p>
    <w:p w14:paraId="545909FB" w14:textId="77777777" w:rsidR="00BA5394" w:rsidRDefault="00BA5394" w:rsidP="00582F78"/>
    <w:p w14:paraId="76E0B32E" w14:textId="77777777" w:rsidR="00B03CFF" w:rsidRDefault="00B03CFF" w:rsidP="00B03CFF">
      <w:pPr>
        <w:pStyle w:val="Heading3"/>
        <w:numPr>
          <w:ilvl w:val="2"/>
          <w:numId w:val="1"/>
        </w:numPr>
      </w:pPr>
      <w:bookmarkStart w:id="292" w:name="_Toc45724086"/>
      <w:r>
        <w:t>GSN Community Standard Model</w:t>
      </w:r>
      <w:bookmarkEnd w:id="292"/>
    </w:p>
    <w:p w14:paraId="2546D31D" w14:textId="77777777" w:rsidR="004E5EE0" w:rsidRDefault="004E5EE0" w:rsidP="004E5EE0"/>
    <w:p w14:paraId="291DCC7D" w14:textId="77777777" w:rsidR="004E5EE0" w:rsidRPr="004E5EE0" w:rsidRDefault="004E5EE0" w:rsidP="004E5EE0">
      <w:r>
        <w:t xml:space="preserve">GSN Community Standard Model is </w:t>
      </w:r>
      <w:r w:rsidR="00835B9C">
        <w:t>an example model from GSN Communit</w:t>
      </w:r>
      <w:r w:rsidR="00B97FB0">
        <w:t>y Standard Version 1 document [15</w:t>
      </w:r>
      <w:r w:rsidR="00835B9C">
        <w:t>].</w:t>
      </w:r>
      <w:r w:rsidR="001F2C9D">
        <w:t xml:space="preserve"> This document explains the GSN basics, how and where to use it and the model structure.</w:t>
      </w:r>
      <w:r w:rsidR="00E66EFF">
        <w:t xml:space="preserve"> Figure 4 displays the GSN Community Standard Model diagram.</w:t>
      </w:r>
    </w:p>
    <w:p w14:paraId="773A9FCA" w14:textId="77777777" w:rsidR="00BA5394" w:rsidRPr="00BA5394" w:rsidRDefault="00BA5394" w:rsidP="00BA5394"/>
    <w:p w14:paraId="1F10F40F" w14:textId="77777777" w:rsidR="000A56F1" w:rsidRDefault="000A56F1" w:rsidP="000A56F1">
      <w:pPr>
        <w:keepNext/>
        <w:jc w:val="center"/>
      </w:pPr>
      <w:r>
        <w:rPr>
          <w:noProof/>
          <w:lang w:eastAsia="en-CA"/>
        </w:rPr>
        <w:drawing>
          <wp:inline distT="0" distB="0" distL="0" distR="0" wp14:anchorId="48527F8E" wp14:editId="1FF45942">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5">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14:paraId="686F97AC" w14:textId="77777777" w:rsidR="000A56F1" w:rsidRDefault="000A56F1" w:rsidP="000A56F1">
      <w:pPr>
        <w:pStyle w:val="Caption"/>
        <w:ind w:left="360"/>
      </w:pPr>
      <w:r>
        <w:t xml:space="preserve">Figure </w:t>
      </w:r>
      <w:fldSimple w:instr=" SEQ Figure \* ARABIC ">
        <w:r w:rsidR="006D2DD3">
          <w:rPr>
            <w:noProof/>
          </w:rPr>
          <w:t>4</w:t>
        </w:r>
      </w:fldSimple>
      <w:r>
        <w:t>: An Example GSN Diagram from GSN Standards Document</w:t>
      </w:r>
    </w:p>
    <w:p w14:paraId="1C1A927B" w14:textId="77777777" w:rsidR="000A56F1" w:rsidRPr="000A56F1" w:rsidRDefault="000A56F1" w:rsidP="000A56F1"/>
    <w:p w14:paraId="427228DD" w14:textId="77777777" w:rsidR="00B03CFF" w:rsidRDefault="00B03CFF" w:rsidP="00B03CFF">
      <w:pPr>
        <w:pStyle w:val="Heading4"/>
        <w:numPr>
          <w:ilvl w:val="3"/>
          <w:numId w:val="1"/>
        </w:numPr>
      </w:pPr>
      <w:r>
        <w:t>EOL Examples on GSN Community Standard Model</w:t>
      </w:r>
    </w:p>
    <w:p w14:paraId="30967842" w14:textId="77777777" w:rsidR="00DD4070" w:rsidRDefault="00DD4070" w:rsidP="00DD4070"/>
    <w:p w14:paraId="17904AE1" w14:textId="77777777"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14:paraId="1595577B" w14:textId="77777777" w:rsidR="00165777" w:rsidRDefault="00165777" w:rsidP="00DD4070"/>
    <w:p w14:paraId="1D49D6F0" w14:textId="77777777" w:rsidR="00ED6737" w:rsidRPr="00DD4070" w:rsidRDefault="00ED6737" w:rsidP="00DD4070"/>
    <w:tbl>
      <w:tblPr>
        <w:tblStyle w:val="TableGrid"/>
        <w:tblW w:w="9493" w:type="dxa"/>
        <w:tblLook w:val="04A0" w:firstRow="1" w:lastRow="0" w:firstColumn="1" w:lastColumn="0" w:noHBand="0" w:noVBand="1"/>
      </w:tblPr>
      <w:tblGrid>
        <w:gridCol w:w="3397"/>
        <w:gridCol w:w="6096"/>
      </w:tblGrid>
      <w:tr w:rsidR="00C91EBB" w14:paraId="47BCBB27" w14:textId="77777777" w:rsidTr="00E44B33">
        <w:tc>
          <w:tcPr>
            <w:tcW w:w="3397" w:type="dxa"/>
            <w:shd w:val="clear" w:color="auto" w:fill="28B4C8"/>
            <w:vAlign w:val="center"/>
          </w:tcPr>
          <w:p w14:paraId="34C77314" w14:textId="77777777"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14:paraId="6296A174" w14:textId="77777777" w:rsidR="00C91EBB" w:rsidRPr="00C91EBB" w:rsidRDefault="00C91EBB" w:rsidP="00C91EBB">
            <w:pPr>
              <w:jc w:val="center"/>
              <w:rPr>
                <w:b/>
              </w:rPr>
            </w:pPr>
            <w:r w:rsidRPr="00C91EBB">
              <w:rPr>
                <w:b/>
              </w:rPr>
              <w:t>Result</w:t>
            </w:r>
            <w:r w:rsidR="00DD4070">
              <w:rPr>
                <w:b/>
              </w:rPr>
              <w:t>s</w:t>
            </w:r>
          </w:p>
        </w:tc>
      </w:tr>
      <w:tr w:rsidR="00404A98" w14:paraId="47E70662" w14:textId="77777777" w:rsidTr="0080503D">
        <w:tc>
          <w:tcPr>
            <w:tcW w:w="3397" w:type="dxa"/>
            <w:vAlign w:val="center"/>
          </w:tcPr>
          <w:p w14:paraId="2E64A31B"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14:paraId="65D217C6" w14:textId="77777777" w:rsidR="00404A98" w:rsidRDefault="00404A98" w:rsidP="002B4041">
            <w:r>
              <w:t>All elements (nodes+links)</w:t>
            </w:r>
          </w:p>
        </w:tc>
      </w:tr>
      <w:tr w:rsidR="00404A98" w14:paraId="134DCD3D" w14:textId="77777777" w:rsidTr="0080503D">
        <w:tc>
          <w:tcPr>
            <w:tcW w:w="3397" w:type="dxa"/>
            <w:vAlign w:val="center"/>
          </w:tcPr>
          <w:p w14:paraId="04ECB652"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14:paraId="081B1DAB" w14:textId="77777777" w:rsidR="00404A98" w:rsidRDefault="00404A98" w:rsidP="002B4041">
            <w:r>
              <w:t>4 Solutions elements: Sn1-Sn4</w:t>
            </w:r>
          </w:p>
        </w:tc>
      </w:tr>
      <w:tr w:rsidR="00404A98" w14:paraId="6508D905" w14:textId="77777777" w:rsidTr="0080503D">
        <w:tc>
          <w:tcPr>
            <w:tcW w:w="3397" w:type="dxa"/>
            <w:vAlign w:val="center"/>
          </w:tcPr>
          <w:p w14:paraId="2AC765C4"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14:paraId="3E97EA6B" w14:textId="77777777" w:rsidR="00404A98" w:rsidRDefault="00404A98" w:rsidP="002B4041">
            <w:r>
              <w:t>J1 Justification element</w:t>
            </w:r>
          </w:p>
        </w:tc>
      </w:tr>
      <w:tr w:rsidR="00404A98" w14:paraId="49890386" w14:textId="77777777" w:rsidTr="0080503D">
        <w:tc>
          <w:tcPr>
            <w:tcW w:w="3397" w:type="dxa"/>
            <w:vAlign w:val="center"/>
          </w:tcPr>
          <w:p w14:paraId="1F7A7FF7"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14:paraId="398BF6D4" w14:textId="77777777" w:rsidR="00404A98" w:rsidRDefault="00404A98" w:rsidP="002B4041">
            <w:r>
              <w:t>8 – Number of Goals</w:t>
            </w:r>
          </w:p>
        </w:tc>
      </w:tr>
      <w:tr w:rsidR="00404A98" w14:paraId="1D6E25ED" w14:textId="77777777" w:rsidTr="0080503D">
        <w:tc>
          <w:tcPr>
            <w:tcW w:w="3397" w:type="dxa"/>
            <w:vAlign w:val="center"/>
          </w:tcPr>
          <w:p w14:paraId="285903B9"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14:paraId="79F09417" w14:textId="77777777" w:rsidR="00404A98" w:rsidRDefault="00404A98" w:rsidP="002B4041">
            <w:r>
              <w:t>“Identif</w:t>
            </w:r>
            <w:r w:rsidR="002F29CB">
              <w:t>i</w:t>
            </w:r>
            <w:r>
              <w:t>ed software hazards”</w:t>
            </w:r>
          </w:p>
        </w:tc>
      </w:tr>
      <w:tr w:rsidR="00404A98" w14:paraId="41E9E145" w14:textId="77777777" w:rsidTr="0080503D">
        <w:tc>
          <w:tcPr>
            <w:tcW w:w="3397" w:type="dxa"/>
            <w:vAlign w:val="center"/>
          </w:tcPr>
          <w:p w14:paraId="25B1BA69"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14:paraId="2E49024C" w14:textId="77777777" w:rsidR="00404A98" w:rsidRDefault="00404A98" w:rsidP="00404A98">
            <w:r>
              <w:t>G1-G3 link (Asserted Inference) element</w:t>
            </w:r>
          </w:p>
        </w:tc>
      </w:tr>
      <w:tr w:rsidR="00404A98" w14:paraId="709D2CD3" w14:textId="77777777" w:rsidTr="0080503D">
        <w:tc>
          <w:tcPr>
            <w:tcW w:w="3397" w:type="dxa"/>
            <w:vAlign w:val="center"/>
          </w:tcPr>
          <w:p w14:paraId="4473EEBB"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14:paraId="2E9A4D88" w14:textId="77777777" w:rsidR="00404A98" w:rsidRDefault="00404A98" w:rsidP="00404A98">
            <w:r>
              <w:t>“G8” - G8-Sn4 link (Asserted Evidence) element’s targeted node ID</w:t>
            </w:r>
          </w:p>
        </w:tc>
      </w:tr>
      <w:tr w:rsidR="00DD4070" w14:paraId="177D54A1" w14:textId="77777777" w:rsidTr="0080503D">
        <w:tc>
          <w:tcPr>
            <w:tcW w:w="3397" w:type="dxa"/>
            <w:vAlign w:val="center"/>
          </w:tcPr>
          <w:p w14:paraId="58CD935C" w14:textId="77777777"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14:paraId="619B223C" w14:textId="77777777" w:rsidR="00DD4070" w:rsidRDefault="00DD4070" w:rsidP="00404A98">
            <w:r>
              <w:t>S2 strategy element</w:t>
            </w:r>
          </w:p>
        </w:tc>
      </w:tr>
      <w:tr w:rsidR="00040870" w14:paraId="2BF5DA7A" w14:textId="77777777" w:rsidTr="0080503D">
        <w:tc>
          <w:tcPr>
            <w:tcW w:w="3397" w:type="dxa"/>
            <w:vAlign w:val="center"/>
          </w:tcPr>
          <w:p w14:paraId="3E246F7E" w14:textId="77777777"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14:paraId="16D607CC" w14:textId="77777777" w:rsidR="00040870" w:rsidRDefault="00040870" w:rsidP="00404A98">
            <w:r>
              <w:t>“ARM:InformationElement” – Context element’s xsi:type value</w:t>
            </w:r>
          </w:p>
        </w:tc>
      </w:tr>
      <w:tr w:rsidR="0080503D" w14:paraId="63EAD94B" w14:textId="77777777" w:rsidTr="0080503D">
        <w:tc>
          <w:tcPr>
            <w:tcW w:w="3397" w:type="dxa"/>
            <w:vAlign w:val="center"/>
          </w:tcPr>
          <w:p w14:paraId="11CB4B19" w14:textId="77777777"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14:paraId="3F0CAA37" w14:textId="77777777" w:rsidR="0080503D" w:rsidRDefault="0080503D" w:rsidP="0080503D">
            <w:r>
              <w:t>Sets Sn1 Solution elements content to “Informal Verification”</w:t>
            </w:r>
          </w:p>
        </w:tc>
      </w:tr>
      <w:tr w:rsidR="002B4C07" w14:paraId="0CEF5B49" w14:textId="77777777" w:rsidTr="0080503D">
        <w:tc>
          <w:tcPr>
            <w:tcW w:w="3397" w:type="dxa"/>
            <w:vAlign w:val="center"/>
          </w:tcPr>
          <w:p w14:paraId="439EFFDE" w14:textId="77777777"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14:paraId="45CAB786" w14:textId="77777777" w:rsidR="002B4C07" w:rsidRDefault="002B4C07" w:rsidP="00400749">
            <w:r>
              <w:t>Create</w:t>
            </w:r>
            <w:r w:rsidR="00C61BD6">
              <w:t>s</w:t>
            </w:r>
            <w:r w:rsidR="00400749">
              <w:t xml:space="preserve"> a new Strategy element</w:t>
            </w:r>
          </w:p>
        </w:tc>
      </w:tr>
      <w:tr w:rsidR="00400749" w14:paraId="6345ACAC" w14:textId="77777777" w:rsidTr="0080503D">
        <w:tc>
          <w:tcPr>
            <w:tcW w:w="3397" w:type="dxa"/>
            <w:vAlign w:val="center"/>
          </w:tcPr>
          <w:p w14:paraId="558DBD8F" w14:textId="77777777"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14:paraId="39AE0013" w14:textId="77777777" w:rsidR="00400749" w:rsidRDefault="00400749" w:rsidP="0080503D">
            <w:r>
              <w:t>Generates a new ID for a new element (S3) and appends it to the model</w:t>
            </w:r>
          </w:p>
        </w:tc>
      </w:tr>
      <w:tr w:rsidR="00C66C1F" w14:paraId="69A2C8E3" w14:textId="77777777" w:rsidTr="0080503D">
        <w:tc>
          <w:tcPr>
            <w:tcW w:w="3397" w:type="dxa"/>
            <w:vAlign w:val="center"/>
          </w:tcPr>
          <w:p w14:paraId="02FE1F2D" w14:textId="77777777"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14:paraId="69FEA8E8" w14:textId="77777777" w:rsidR="00C66C1F" w:rsidRDefault="00C66C1F" w:rsidP="00634F6A">
            <w:pPr>
              <w:keepNext/>
            </w:pPr>
            <w:r>
              <w:t>Delete</w:t>
            </w:r>
            <w:r w:rsidR="00C61BD6">
              <w:t>s</w:t>
            </w:r>
            <w:r>
              <w:t xml:space="preserve"> </w:t>
            </w:r>
            <w:r w:rsidR="005C7766">
              <w:t>ID=</w:t>
            </w:r>
            <w:r>
              <w:t>C6 Context element</w:t>
            </w:r>
          </w:p>
        </w:tc>
      </w:tr>
    </w:tbl>
    <w:p w14:paraId="25019FEE" w14:textId="77777777" w:rsidR="00634F6A" w:rsidRDefault="00634F6A">
      <w:pPr>
        <w:pStyle w:val="Caption"/>
      </w:pPr>
      <w:r>
        <w:t xml:space="preserve">Table </w:t>
      </w:r>
      <w:fldSimple w:instr=" SEQ Table \* ARABIC ">
        <w:r w:rsidR="006D2DD3">
          <w:rPr>
            <w:noProof/>
          </w:rPr>
          <w:t>11</w:t>
        </w:r>
      </w:fldSimple>
      <w:r>
        <w:t xml:space="preserve">: </w:t>
      </w:r>
      <w:r w:rsidRPr="00495D75">
        <w:t>Element Queries on GSN Community Standard Model</w:t>
      </w:r>
    </w:p>
    <w:p w14:paraId="4A6143C7" w14:textId="77777777" w:rsidR="00165777" w:rsidRPr="00165777" w:rsidRDefault="00165777" w:rsidP="00165777"/>
    <w:p w14:paraId="10720CBA" w14:textId="77777777" w:rsidR="00B03CFF" w:rsidRDefault="00B03CFF" w:rsidP="00B03CFF">
      <w:pPr>
        <w:pStyle w:val="Heading4"/>
        <w:numPr>
          <w:ilvl w:val="3"/>
          <w:numId w:val="1"/>
        </w:numPr>
      </w:pPr>
      <w:r>
        <w:t>EVL Examples on GSN Community Standard Model</w:t>
      </w:r>
    </w:p>
    <w:p w14:paraId="025EF079" w14:textId="77777777" w:rsidR="00AE78CA" w:rsidRDefault="00AE78CA" w:rsidP="00A02577"/>
    <w:p w14:paraId="0F3C0E94" w14:textId="77777777"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14:paraId="0E07F539" w14:textId="77777777" w:rsidR="0069536F" w:rsidRDefault="00E23356" w:rsidP="00E23356">
      <w:r>
        <w:t xml:space="preserve">The first constraint </w:t>
      </w:r>
      <w:r w:rsidR="00A02577">
        <w:t xml:space="preserve">validation </w:t>
      </w:r>
      <w:r>
        <w:t>for Standard Community Model is</w:t>
      </w:r>
      <w:r w:rsidR="0069536F">
        <w:t>:</w:t>
      </w:r>
      <w:r>
        <w:t xml:space="preserve"> </w:t>
      </w:r>
    </w:p>
    <w:p w14:paraId="625751B0" w14:textId="77777777" w:rsidR="0069536F" w:rsidRDefault="0069536F" w:rsidP="0069536F">
      <w:pPr>
        <w:pStyle w:val="ListParagraph"/>
        <w:numPr>
          <w:ilvl w:val="0"/>
          <w:numId w:val="7"/>
        </w:numPr>
      </w:pPr>
      <w:r>
        <w:t>E</w:t>
      </w:r>
      <w:r w:rsidR="00E23356">
        <w:t xml:space="preserve">very Strategy element must have at least one Context connection. </w:t>
      </w:r>
    </w:p>
    <w:p w14:paraId="4AE5BFCD" w14:textId="77777777"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14:paraId="6AFC06C5" w14:textId="77777777" w:rsidR="00541B38" w:rsidRDefault="00541B38" w:rsidP="00E23356"/>
    <w:p w14:paraId="619C919A" w14:textId="77777777" w:rsidR="00ED6737" w:rsidRDefault="00ED6737" w:rsidP="00E23356"/>
    <w:p w14:paraId="4E8A9949" w14:textId="77777777" w:rsidR="00ED6737" w:rsidRDefault="00ED6737" w:rsidP="00E23356"/>
    <w:p w14:paraId="36276547" w14:textId="77777777" w:rsidR="00ED6737" w:rsidRDefault="00ED6737" w:rsidP="00E23356"/>
    <w:p w14:paraId="206533E1" w14:textId="77777777" w:rsidR="00ED6737" w:rsidRPr="00E23356" w:rsidRDefault="00ED6737" w:rsidP="00E23356"/>
    <w:tbl>
      <w:tblPr>
        <w:tblStyle w:val="TableGrid"/>
        <w:tblW w:w="0" w:type="auto"/>
        <w:tblLook w:val="04A0" w:firstRow="1" w:lastRow="0" w:firstColumn="1" w:lastColumn="0" w:noHBand="0" w:noVBand="1"/>
      </w:tblPr>
      <w:tblGrid>
        <w:gridCol w:w="9396"/>
      </w:tblGrid>
      <w:tr w:rsidR="00B7199E" w14:paraId="4635FBC3" w14:textId="77777777" w:rsidTr="00CF04C0">
        <w:tc>
          <w:tcPr>
            <w:tcW w:w="9396" w:type="dxa"/>
            <w:shd w:val="clear" w:color="auto" w:fill="F2F2F2" w:themeFill="background1" w:themeFillShade="F2"/>
          </w:tcPr>
          <w:p w14:paraId="65840578"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14:paraId="14D2B86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14:paraId="72F9A2F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14:paraId="6DED72C8"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14:paraId="49596482"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14:paraId="0571A0D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73339112"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14:paraId="1C515840"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14:paraId="77B35AB3"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14:paraId="36AB81D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14:paraId="6CA1A013"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14:paraId="0F86D9DD"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14:paraId="4360A88F"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6E2F5568"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14:paraId="28EC605B"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14:paraId="0F395A5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14:paraId="264BF9A0"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14:paraId="4BB43B2D"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14:paraId="5C4F1532"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14:paraId="60ED15E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026EFB1F" w14:textId="77777777"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14:paraId="76A47574" w14:textId="77777777"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14:paraId="1E3ACEE4"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14:paraId="511FD306"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4CEF70F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18CE4B4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3D2B2442"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14:paraId="3B1AD1AB"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14:paraId="0EEA50DC"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4E2CC33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14:paraId="2648FC4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59030296"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14:paraId="638729AE" w14:textId="77777777"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14:paraId="5356D559" w14:textId="77777777"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14:paraId="454388B4" w14:textId="77777777"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14:paraId="4AE04545" w14:textId="77777777"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18CE46C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14:paraId="3C7E0A8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4A6776E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7E4A224F"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14:paraId="7D132416"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625C55B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0B50C205"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342FF54F"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14:paraId="2EE2BA15"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4B097E10" w14:textId="77777777"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14:paraId="20083A6A" w14:textId="77777777" w:rsidR="00B7199E" w:rsidRDefault="006F6CA7" w:rsidP="006F6CA7">
      <w:pPr>
        <w:pStyle w:val="Caption"/>
      </w:pPr>
      <w:r>
        <w:t xml:space="preserve">Listing </w:t>
      </w:r>
      <w:fldSimple w:instr=" SEQ Listing \* ARABIC ">
        <w:r w:rsidR="006D2DD3">
          <w:rPr>
            <w:noProof/>
          </w:rPr>
          <w:t>4</w:t>
        </w:r>
      </w:fldSimple>
      <w:r>
        <w:t xml:space="preserve">: </w:t>
      </w:r>
      <w:r w:rsidRPr="00A368B6">
        <w:t>StrategyWithoutContext Validation on GSN Community Standard Model</w:t>
      </w:r>
    </w:p>
    <w:p w14:paraId="76B5AE6D" w14:textId="77777777" w:rsidR="00BA5394" w:rsidRPr="00BA5394" w:rsidRDefault="00BA5394" w:rsidP="00BA5394"/>
    <w:p w14:paraId="32F17519" w14:textId="77777777"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14:paraId="74261054" w14:textId="77777777" w:rsidR="00C4743D" w:rsidRDefault="00C4743D" w:rsidP="00C4743D">
      <w:pPr>
        <w:pStyle w:val="ListParagraph"/>
        <w:numPr>
          <w:ilvl w:val="0"/>
          <w:numId w:val="7"/>
        </w:numPr>
      </w:pPr>
      <w:r>
        <w:t xml:space="preserve">Solutions must have at least one incoming link </w:t>
      </w:r>
      <w:r w:rsidR="00EA39A4">
        <w:t>(connection</w:t>
      </w:r>
      <w:r>
        <w:t>).</w:t>
      </w:r>
    </w:p>
    <w:p w14:paraId="734D54F5" w14:textId="77777777"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14:paraId="78C13150" w14:textId="77777777" w:rsidR="00BA5394" w:rsidRDefault="00BA5394" w:rsidP="00B7199E"/>
    <w:tbl>
      <w:tblPr>
        <w:tblStyle w:val="TableGrid"/>
        <w:tblW w:w="0" w:type="auto"/>
        <w:tblLook w:val="04A0" w:firstRow="1" w:lastRow="0" w:firstColumn="1" w:lastColumn="0" w:noHBand="0" w:noVBand="1"/>
      </w:tblPr>
      <w:tblGrid>
        <w:gridCol w:w="9396"/>
      </w:tblGrid>
      <w:tr w:rsidR="003144B6" w14:paraId="5B226047" w14:textId="77777777" w:rsidTr="003144B6">
        <w:tc>
          <w:tcPr>
            <w:tcW w:w="9396" w:type="dxa"/>
            <w:shd w:val="clear" w:color="auto" w:fill="F2F2F2" w:themeFill="background1" w:themeFillShade="F2"/>
          </w:tcPr>
          <w:p w14:paraId="268DC313" w14:textId="77777777"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14:paraId="278170DE"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14:paraId="2BD3BAA2"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14:paraId="74ABA55A"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14:paraId="77F358FD"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14:paraId="4DA9E64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14:paraId="09F53D0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14:paraId="20338865"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14:paraId="74044369" w14:textId="77777777"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14:paraId="629B003D"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14:paraId="6F650FFB"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14:paraId="1322F8A3" w14:textId="77777777"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14:paraId="3FA940C8"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14:paraId="5B272201"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0750690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32DA74F5" w14:textId="77777777"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14:paraId="01C5AA0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14:paraId="1719A6C4"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14:paraId="4E1F7237"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14:paraId="276D7DA0"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2E792E34"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14:paraId="79EE5AE0"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14:paraId="48214959"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4007AC7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0170B9AA"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14:paraId="5C8F4D1A"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008DCDF2" w14:textId="77777777" w:rsidR="003144B6" w:rsidRDefault="003144B6" w:rsidP="006F6CA7">
            <w:pPr>
              <w:keepNext/>
              <w:jc w:val="left"/>
            </w:pPr>
            <w:r w:rsidRPr="003144B6">
              <w:rPr>
                <w:rFonts w:ascii="Consolas" w:hAnsi="Consolas" w:cs="Consolas"/>
                <w:color w:val="000000"/>
                <w:szCs w:val="20"/>
              </w:rPr>
              <w:t>}</w:t>
            </w:r>
          </w:p>
        </w:tc>
      </w:tr>
    </w:tbl>
    <w:p w14:paraId="50D479CE" w14:textId="77777777" w:rsidR="003144B6" w:rsidRDefault="006F6CA7" w:rsidP="006F6CA7">
      <w:pPr>
        <w:pStyle w:val="Caption"/>
      </w:pPr>
      <w:r>
        <w:t xml:space="preserve">Listing </w:t>
      </w:r>
      <w:fldSimple w:instr=" SEQ Listing \* ARABIC ">
        <w:r w:rsidR="006D2DD3">
          <w:rPr>
            <w:noProof/>
          </w:rPr>
          <w:t>5</w:t>
        </w:r>
      </w:fldSimple>
      <w:r>
        <w:t xml:space="preserve">: </w:t>
      </w:r>
      <w:r w:rsidRPr="00852FF2">
        <w:t>SolutionMustHaveConnection Validation on GSN Community Standard Model</w:t>
      </w:r>
    </w:p>
    <w:p w14:paraId="0251BC5D" w14:textId="77777777" w:rsidR="00BA5394" w:rsidRDefault="00BA5394" w:rsidP="00BA5394"/>
    <w:p w14:paraId="14B3FE2D" w14:textId="77777777" w:rsidR="00ED6737" w:rsidRDefault="00ED6737" w:rsidP="00BA5394"/>
    <w:p w14:paraId="582AB547" w14:textId="77777777" w:rsidR="00ED6737" w:rsidRPr="00BA5394" w:rsidRDefault="00ED6737" w:rsidP="00BA5394"/>
    <w:p w14:paraId="797946B9" w14:textId="77777777" w:rsidR="00B03CFF" w:rsidRDefault="00B03CFF" w:rsidP="00B03CFF">
      <w:pPr>
        <w:pStyle w:val="Heading4"/>
        <w:numPr>
          <w:ilvl w:val="3"/>
          <w:numId w:val="1"/>
        </w:numPr>
      </w:pPr>
      <w:r>
        <w:lastRenderedPageBreak/>
        <w:t>EGL Examples on GSN Community Standard Model</w:t>
      </w:r>
    </w:p>
    <w:p w14:paraId="3C9B108F" w14:textId="77777777" w:rsidR="00C470D4" w:rsidRDefault="00C470D4" w:rsidP="00C470D4"/>
    <w:p w14:paraId="23D7006A" w14:textId="77777777"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14:paraId="0A379A68" w14:textId="77777777" w:rsidR="00BA5394" w:rsidRDefault="00BA5394" w:rsidP="00C470D4"/>
    <w:tbl>
      <w:tblPr>
        <w:tblStyle w:val="TableGrid"/>
        <w:tblW w:w="0" w:type="auto"/>
        <w:tblLook w:val="04A0" w:firstRow="1" w:lastRow="0" w:firstColumn="1" w:lastColumn="0" w:noHBand="0" w:noVBand="1"/>
      </w:tblPr>
      <w:tblGrid>
        <w:gridCol w:w="9396"/>
      </w:tblGrid>
      <w:tr w:rsidR="00F032B7" w14:paraId="7ACF30B7" w14:textId="77777777" w:rsidTr="00F032B7">
        <w:tc>
          <w:tcPr>
            <w:tcW w:w="9396" w:type="dxa"/>
            <w:shd w:val="clear" w:color="auto" w:fill="F2F2F2" w:themeFill="background1" w:themeFillShade="F2"/>
          </w:tcPr>
          <w:p w14:paraId="122B4E97"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14:paraId="2272C349"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14:paraId="27BA857D"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14:paraId="399FC834" w14:textId="77777777"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14:paraId="41D04AC8"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14:paraId="6ED1B6F7" w14:textId="77777777"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14:paraId="7E65198A" w14:textId="77777777"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14:paraId="0791AE0F" w14:textId="77777777"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14:paraId="798CD051" w14:textId="77777777" w:rsidR="00F032B7" w:rsidRDefault="006F6CA7" w:rsidP="006F6CA7">
      <w:pPr>
        <w:pStyle w:val="Caption"/>
        <w:rPr>
          <w:noProof/>
        </w:rPr>
      </w:pPr>
      <w:r>
        <w:t xml:space="preserve">Listing </w:t>
      </w:r>
      <w:fldSimple w:instr=" SEQ Listing \* ARABIC ">
        <w:r w:rsidR="006D2DD3">
          <w:rPr>
            <w:noProof/>
          </w:rPr>
          <w:t>6</w:t>
        </w:r>
      </w:fldSimple>
      <w:r>
        <w:t xml:space="preserve">: </w:t>
      </w:r>
      <w:r w:rsidRPr="00312F79">
        <w:t>HTML Table Generator EGX Script for GSN Community Standard Model</w:t>
      </w:r>
    </w:p>
    <w:p w14:paraId="2A20ACBD" w14:textId="77777777" w:rsidR="00BA5394" w:rsidRPr="00BA5394" w:rsidRDefault="00BA5394" w:rsidP="00BA5394"/>
    <w:p w14:paraId="428F8522" w14:textId="77777777"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14:paraId="16F34537" w14:textId="77777777" w:rsidR="00BA5394" w:rsidRDefault="00BA5394" w:rsidP="00C470D4"/>
    <w:tbl>
      <w:tblPr>
        <w:tblStyle w:val="TableGrid"/>
        <w:tblW w:w="0" w:type="auto"/>
        <w:tblLook w:val="04A0" w:firstRow="1" w:lastRow="0" w:firstColumn="1" w:lastColumn="0" w:noHBand="0" w:noVBand="1"/>
      </w:tblPr>
      <w:tblGrid>
        <w:gridCol w:w="9396"/>
      </w:tblGrid>
      <w:tr w:rsidR="00C470D4" w14:paraId="64C2A8AF" w14:textId="77777777" w:rsidTr="00C470D4">
        <w:tc>
          <w:tcPr>
            <w:tcW w:w="9396" w:type="dxa"/>
            <w:shd w:val="clear" w:color="auto" w:fill="F2F2F2" w:themeFill="background1" w:themeFillShade="F2"/>
          </w:tcPr>
          <w:p w14:paraId="0DB31CFC"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14:paraId="2B6BA665"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5BDB4908"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14:paraId="068D97AB"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14:paraId="010033D9"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14:paraId="7FD1AC33"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29C80C5A"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14:paraId="7A8EA665"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4D925864"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14:paraId="0255DD28"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14:paraId="3311FF6E"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14:paraId="5480E5C5"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6FFB99FE"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14:paraId="224FA6E7" w14:textId="77777777" w:rsidR="00C470D4" w:rsidRDefault="00C470D4" w:rsidP="006F6CA7">
            <w:pPr>
              <w:keepNext/>
            </w:pPr>
            <w:r w:rsidRPr="00C470D4">
              <w:rPr>
                <w:rFonts w:ascii="Consolas" w:hAnsi="Consolas" w:cs="Consolas"/>
                <w:color w:val="2A00FF"/>
                <w:szCs w:val="20"/>
              </w:rPr>
              <w:t>&lt;/table&gt;</w:t>
            </w:r>
          </w:p>
        </w:tc>
      </w:tr>
    </w:tbl>
    <w:p w14:paraId="1ACE2754" w14:textId="77777777" w:rsidR="00C470D4" w:rsidRDefault="006F6CA7" w:rsidP="006F6CA7">
      <w:pPr>
        <w:pStyle w:val="Caption"/>
      </w:pPr>
      <w:r>
        <w:t xml:space="preserve">Listing </w:t>
      </w:r>
      <w:fldSimple w:instr=" SEQ Listing \* ARABIC ">
        <w:r w:rsidR="006D2DD3">
          <w:rPr>
            <w:noProof/>
          </w:rPr>
          <w:t>7</w:t>
        </w:r>
      </w:fldSimple>
      <w:r>
        <w:t xml:space="preserve">: </w:t>
      </w:r>
      <w:r w:rsidRPr="00B67F9B">
        <w:t>HTML Table Generator EGL Script for GSN Community Standard Model</w:t>
      </w:r>
    </w:p>
    <w:p w14:paraId="71C78E9D" w14:textId="77777777" w:rsidR="00BA5394" w:rsidRPr="00BA5394" w:rsidRDefault="00BA5394" w:rsidP="00BA5394"/>
    <w:p w14:paraId="0FB719B8" w14:textId="77777777"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14:paraId="7E6264E8" w14:textId="77777777" w:rsidR="005F6A81" w:rsidRDefault="005F6A81" w:rsidP="003E6BCB">
      <w:pPr>
        <w:pStyle w:val="ListParagraph"/>
        <w:numPr>
          <w:ilvl w:val="0"/>
          <w:numId w:val="7"/>
        </w:numPr>
      </w:pPr>
      <w:r>
        <w:lastRenderedPageBreak/>
        <w:t>G2 has 5 outgoing link elements</w:t>
      </w:r>
      <w:r w:rsidR="00317969">
        <w:t>:</w:t>
      </w:r>
      <w:r>
        <w:t xml:space="preserve"> G2-C3, G2-C4, G2-G4, G2-G5 and G2-G6.</w:t>
      </w:r>
    </w:p>
    <w:p w14:paraId="1FC619E9" w14:textId="77777777" w:rsidR="005F6A81" w:rsidRDefault="005F6A81" w:rsidP="003E6BCB">
      <w:pPr>
        <w:pStyle w:val="ListParagraph"/>
        <w:numPr>
          <w:ilvl w:val="0"/>
          <w:numId w:val="7"/>
        </w:numPr>
      </w:pPr>
      <w:r>
        <w:t>G3 has 4 outgoing link element</w:t>
      </w:r>
      <w:r w:rsidR="00CE72A8">
        <w:t>s</w:t>
      </w:r>
      <w:r w:rsidR="00317969">
        <w:t>:</w:t>
      </w:r>
      <w:r>
        <w:t xml:space="preserve"> G3-C4, G3-C5, G3-G7 and G3-G8.</w:t>
      </w:r>
    </w:p>
    <w:p w14:paraId="0DDCBC6A" w14:textId="77777777"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14:paraId="4EDC55C3"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34EDE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75DA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F0CC59"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14:paraId="30C2C1B9"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D2F519"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1C96D"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9327C"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2D00F520"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8EA7A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29C8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4E8A"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4B1CAB01"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C8A32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87A97"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3E81D"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192D58D"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D9129E"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BF54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DF31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21174D98"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175E2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41FDD"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73A6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7BFA9490"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08761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7413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D0A2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6F91A06F"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224CD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A25E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BD97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C998C63"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C4C11A"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0E92C"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E17F3" w14:textId="77777777"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14:paraId="69AB73E6" w14:textId="77777777" w:rsidR="00C470D4" w:rsidRDefault="006F6CA7" w:rsidP="006F6CA7">
      <w:pPr>
        <w:pStyle w:val="Caption"/>
      </w:pPr>
      <w:r>
        <w:t xml:space="preserve">Table </w:t>
      </w:r>
      <w:fldSimple w:instr=" SEQ Table \* ARABIC ">
        <w:r w:rsidR="006D2DD3">
          <w:rPr>
            <w:noProof/>
          </w:rPr>
          <w:t>12</w:t>
        </w:r>
      </w:fldSimple>
      <w:r>
        <w:t xml:space="preserve">: </w:t>
      </w:r>
      <w:r w:rsidRPr="00127131">
        <w:t>GSN Model to HTML Table EGL Result</w:t>
      </w:r>
    </w:p>
    <w:p w14:paraId="718A38C3" w14:textId="77777777" w:rsidR="00A52EA5" w:rsidRPr="00A52EA5" w:rsidRDefault="00A52EA5" w:rsidP="00A52EA5"/>
    <w:p w14:paraId="5EB0747E" w14:textId="77777777" w:rsidR="00B03CFF" w:rsidRDefault="00B03CFF" w:rsidP="00B03CFF">
      <w:pPr>
        <w:pStyle w:val="Heading4"/>
        <w:numPr>
          <w:ilvl w:val="3"/>
          <w:numId w:val="1"/>
        </w:numPr>
      </w:pPr>
      <w:r>
        <w:t>ETL Examples on GSN Community Standard Model</w:t>
      </w:r>
    </w:p>
    <w:p w14:paraId="3271F618" w14:textId="77777777" w:rsidR="00FF3DFA" w:rsidRDefault="00FF3DFA" w:rsidP="00FF3DFA"/>
    <w:p w14:paraId="58FAB4E8" w14:textId="77777777"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14:paraId="24FB1F58" w14:textId="77777777" w:rsidR="006D1DAB" w:rsidRDefault="006D1DAB" w:rsidP="006D1DAB">
      <w:pPr>
        <w:keepNext/>
        <w:jc w:val="center"/>
      </w:pPr>
      <w:r w:rsidRPr="006D1DAB">
        <w:rPr>
          <w:noProof/>
          <w:lang w:eastAsia="en-CA"/>
        </w:rPr>
        <w:drawing>
          <wp:inline distT="0" distB="0" distL="0" distR="0" wp14:anchorId="7C10F750" wp14:editId="31ECBD10">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4878" cy="2926266"/>
                    </a:xfrm>
                    <a:prstGeom prst="rect">
                      <a:avLst/>
                    </a:prstGeom>
                  </pic:spPr>
                </pic:pic>
              </a:graphicData>
            </a:graphic>
          </wp:inline>
        </w:drawing>
      </w:r>
    </w:p>
    <w:p w14:paraId="50EE3E7F" w14:textId="77777777" w:rsidR="00A02577" w:rsidRDefault="006D1DAB" w:rsidP="00ED6737">
      <w:pPr>
        <w:pStyle w:val="Caption"/>
      </w:pPr>
      <w:r>
        <w:t xml:space="preserve">Figure </w:t>
      </w:r>
      <w:fldSimple w:instr=" SEQ Figure \* ARABIC ">
        <w:r w:rsidR="006D2DD3">
          <w:rPr>
            <w:noProof/>
          </w:rPr>
          <w:t>5</w:t>
        </w:r>
      </w:fldSimple>
      <w:r>
        <w:t xml:space="preserve">: </w:t>
      </w:r>
      <w:r w:rsidRPr="008B6139">
        <w:t>Astah GSN XMI Model to Structured Content Model Transformation</w:t>
      </w:r>
      <w:r w:rsidRPr="006D1DAB">
        <w:t xml:space="preserve"> </w:t>
      </w:r>
    </w:p>
    <w:tbl>
      <w:tblPr>
        <w:tblStyle w:val="TableGrid"/>
        <w:tblW w:w="0" w:type="auto"/>
        <w:tblLook w:val="04A0" w:firstRow="1" w:lastRow="0" w:firstColumn="1" w:lastColumn="0" w:noHBand="0" w:noVBand="1"/>
      </w:tblPr>
      <w:tblGrid>
        <w:gridCol w:w="9396"/>
      </w:tblGrid>
      <w:tr w:rsidR="00876750" w14:paraId="1DCBB9FE" w14:textId="77777777" w:rsidTr="00876750">
        <w:tc>
          <w:tcPr>
            <w:tcW w:w="9396" w:type="dxa"/>
            <w:shd w:val="clear" w:color="auto" w:fill="F2F2F2" w:themeFill="background1" w:themeFillShade="F2"/>
          </w:tcPr>
          <w:p w14:paraId="5EE06B9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14:paraId="628BAD4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14:paraId="23839CE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0B279D38" w14:textId="77777777" w:rsidR="005F2B72" w:rsidRPr="005F2B72" w:rsidRDefault="005F2B72" w:rsidP="005F2B72">
            <w:pPr>
              <w:autoSpaceDE w:val="0"/>
              <w:autoSpaceDN w:val="0"/>
              <w:adjustRightInd w:val="0"/>
              <w:jc w:val="left"/>
              <w:rPr>
                <w:rFonts w:ascii="Consolas" w:hAnsi="Consolas" w:cs="Consolas"/>
                <w:szCs w:val="20"/>
              </w:rPr>
            </w:pPr>
          </w:p>
          <w:p w14:paraId="09C7298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14:paraId="38905AF6"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14:paraId="14FE571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14:paraId="7C5F473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14:paraId="6E3C2EF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14:paraId="15E1E0A5"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14:paraId="1573CE9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14:paraId="16CA517A"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14:paraId="6AA4732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14:paraId="41E1D9E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14:paraId="107285F6"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14:paraId="1489E39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14:paraId="08EC0A2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14:paraId="624EDAF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0632997D" w14:textId="77777777" w:rsidR="005F2B72" w:rsidRPr="005F2B72" w:rsidRDefault="005F2B72" w:rsidP="005F2B72">
            <w:pPr>
              <w:autoSpaceDE w:val="0"/>
              <w:autoSpaceDN w:val="0"/>
              <w:adjustRightInd w:val="0"/>
              <w:jc w:val="left"/>
              <w:rPr>
                <w:rFonts w:ascii="Consolas" w:hAnsi="Consolas" w:cs="Consolas"/>
                <w:szCs w:val="20"/>
              </w:rPr>
            </w:pPr>
          </w:p>
          <w:p w14:paraId="5E36F187"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14:paraId="7CDCACD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14:paraId="38DED9E5"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14:paraId="5859E55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14:paraId="0BC0B29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14:paraId="7A913A1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306DF393" w14:textId="77777777" w:rsidR="005F2B72" w:rsidRPr="005F2B72" w:rsidRDefault="005F2B72" w:rsidP="005F2B72">
            <w:pPr>
              <w:autoSpaceDE w:val="0"/>
              <w:autoSpaceDN w:val="0"/>
              <w:adjustRightInd w:val="0"/>
              <w:jc w:val="left"/>
              <w:rPr>
                <w:rFonts w:ascii="Consolas" w:hAnsi="Consolas" w:cs="Consolas"/>
                <w:szCs w:val="20"/>
              </w:rPr>
            </w:pPr>
          </w:p>
          <w:p w14:paraId="05260DD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14:paraId="1FEED1B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14:paraId="27F0520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14:paraId="49882D7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14:paraId="0843F96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14:paraId="32C4BF56"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40ED1FEE" w14:textId="77777777" w:rsidR="005F2B72" w:rsidRPr="005F2B72" w:rsidRDefault="005F2B72" w:rsidP="005F2B72">
            <w:pPr>
              <w:autoSpaceDE w:val="0"/>
              <w:autoSpaceDN w:val="0"/>
              <w:adjustRightInd w:val="0"/>
              <w:jc w:val="left"/>
              <w:rPr>
                <w:rFonts w:ascii="Consolas" w:hAnsi="Consolas" w:cs="Consolas"/>
                <w:szCs w:val="20"/>
              </w:rPr>
            </w:pPr>
          </w:p>
          <w:p w14:paraId="63EED78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14:paraId="5CD06A9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14:paraId="4295A39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14:paraId="01B2441C"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14:paraId="2EEB8EA2" w14:textId="77777777" w:rsidR="00876750" w:rsidRDefault="005F2B72" w:rsidP="006F6CA7">
            <w:pPr>
              <w:keepNext/>
              <w:jc w:val="left"/>
            </w:pPr>
            <w:r w:rsidRPr="005F2B72">
              <w:rPr>
                <w:rFonts w:ascii="Consolas" w:hAnsi="Consolas" w:cs="Consolas"/>
                <w:color w:val="000000"/>
                <w:szCs w:val="20"/>
              </w:rPr>
              <w:t>}</w:t>
            </w:r>
          </w:p>
        </w:tc>
      </w:tr>
    </w:tbl>
    <w:p w14:paraId="2BAB0749" w14:textId="77777777" w:rsidR="00876750" w:rsidRDefault="006F6CA7" w:rsidP="006F6CA7">
      <w:pPr>
        <w:pStyle w:val="Caption"/>
      </w:pPr>
      <w:r>
        <w:t xml:space="preserve">Listing </w:t>
      </w:r>
      <w:fldSimple w:instr=" SEQ Listing \* ARABIC ">
        <w:r w:rsidR="006D2DD3">
          <w:rPr>
            <w:noProof/>
          </w:rPr>
          <w:t>8</w:t>
        </w:r>
      </w:fldSimple>
      <w:r>
        <w:t xml:space="preserve">: </w:t>
      </w:r>
      <w:r w:rsidRPr="0062222C">
        <w:t>GSN to Structured Content ETL Script for GSN Community Standard Model</w:t>
      </w:r>
    </w:p>
    <w:p w14:paraId="5B435655" w14:textId="77777777" w:rsidR="00BA5394" w:rsidRPr="00BA5394" w:rsidRDefault="00BA5394" w:rsidP="00BA5394"/>
    <w:p w14:paraId="4153DA6A" w14:textId="77777777"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14:paraId="48EEDEB0" w14:textId="77777777" w:rsidR="00DA7D0E" w:rsidRDefault="00DA7D0E" w:rsidP="0058479A"/>
    <w:tbl>
      <w:tblPr>
        <w:tblStyle w:val="TableGrid"/>
        <w:tblW w:w="0" w:type="auto"/>
        <w:tblLook w:val="04A0" w:firstRow="1" w:lastRow="0" w:firstColumn="1" w:lastColumn="0" w:noHBand="0" w:noVBand="1"/>
      </w:tblPr>
      <w:tblGrid>
        <w:gridCol w:w="9396"/>
      </w:tblGrid>
      <w:tr w:rsidR="00CA3675" w14:paraId="54204F6D" w14:textId="77777777" w:rsidTr="00CA3675">
        <w:tc>
          <w:tcPr>
            <w:tcW w:w="9396" w:type="dxa"/>
            <w:shd w:val="clear" w:color="auto" w:fill="F2F2F2" w:themeFill="background1" w:themeFillShade="F2"/>
          </w:tcPr>
          <w:p w14:paraId="0EE1D90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14:paraId="094FF29C" w14:textId="77777777"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14:paraId="5B1AF0F5"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14:paraId="339AE03D"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14:paraId="579959F4"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14:paraId="311CBEA8"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14:paraId="36CB04C7" w14:textId="77777777"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14:paraId="258326A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14:paraId="336E9EC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5CDDE0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14:paraId="35CCADE8"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14:paraId="0838699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14:paraId="7736695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7D74190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9F0128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14:paraId="3A02C24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14:paraId="16E49283"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14:paraId="59D56835"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B0B911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5C934E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14:paraId="02FE97C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14:paraId="7C10457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14:paraId="1745C03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9EC1AF4"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21D2F11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14:paraId="3477A8C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14:paraId="6D93386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14:paraId="43E6C9C3"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07D726A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3F32604"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14:paraId="020654A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14:paraId="47E94A8D"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14:paraId="5BDDE78D" w14:textId="77777777"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14:paraId="6B090561" w14:textId="77777777" w:rsidR="00CA3675" w:rsidRDefault="00CA3675" w:rsidP="006F6CA7">
            <w:pPr>
              <w:keepNext/>
            </w:pPr>
            <w:r w:rsidRPr="00C1589E">
              <w:rPr>
                <w:rFonts w:ascii="Consolas" w:hAnsi="Consolas"/>
                <w:szCs w:val="24"/>
              </w:rPr>
              <w:t xml:space="preserve">       …</w:t>
            </w:r>
          </w:p>
        </w:tc>
      </w:tr>
    </w:tbl>
    <w:p w14:paraId="7693E5BB" w14:textId="77777777" w:rsidR="00CA3675" w:rsidRDefault="006F6CA7" w:rsidP="006F6CA7">
      <w:pPr>
        <w:pStyle w:val="Caption"/>
        <w:rPr>
          <w:noProof/>
        </w:rPr>
      </w:pPr>
      <w:r>
        <w:t xml:space="preserve">Listing </w:t>
      </w:r>
      <w:fldSimple w:instr=" SEQ Listing \* ARABIC ">
        <w:r w:rsidR="006D2DD3">
          <w:rPr>
            <w:noProof/>
          </w:rPr>
          <w:t>9</w:t>
        </w:r>
      </w:fldSimple>
      <w:r>
        <w:t xml:space="preserve">: </w:t>
      </w:r>
      <w:r w:rsidRPr="009448EC">
        <w:t>ETL Script's Output Structured Content Model XML File</w:t>
      </w:r>
    </w:p>
    <w:p w14:paraId="22E12EAC" w14:textId="77777777" w:rsidR="00BA5394" w:rsidRPr="00BA5394" w:rsidRDefault="00BA5394" w:rsidP="00BA5394"/>
    <w:p w14:paraId="33C83A27" w14:textId="77777777" w:rsidR="007B37EB" w:rsidRDefault="007B37EB" w:rsidP="007B37EB">
      <w:pPr>
        <w:pStyle w:val="Heading3"/>
        <w:numPr>
          <w:ilvl w:val="2"/>
          <w:numId w:val="1"/>
        </w:numPr>
      </w:pPr>
      <w:bookmarkStart w:id="293" w:name="_Toc45724087"/>
      <w:r>
        <w:t>Coffee Cup Safety Standards GSN M</w:t>
      </w:r>
      <w:r w:rsidR="00E05462">
        <w:t>odel</w:t>
      </w:r>
      <w:bookmarkEnd w:id="293"/>
    </w:p>
    <w:p w14:paraId="236BB074" w14:textId="77777777" w:rsidR="007B37EB" w:rsidRDefault="007B37EB" w:rsidP="00CA3675"/>
    <w:p w14:paraId="755D1426" w14:textId="77777777"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14:paraId="0EDAF6FC" w14:textId="77777777" w:rsidR="00ED6737" w:rsidRPr="00A02577" w:rsidRDefault="00ED6737" w:rsidP="00CA3675"/>
    <w:p w14:paraId="0141DAB9" w14:textId="77777777" w:rsidR="00D10FB1" w:rsidRDefault="00D10FB1" w:rsidP="00D10FB1">
      <w:pPr>
        <w:keepNext/>
        <w:jc w:val="center"/>
      </w:pPr>
      <w:r>
        <w:rPr>
          <w:noProof/>
          <w:lang w:eastAsia="en-CA"/>
        </w:rPr>
        <w:drawing>
          <wp:inline distT="0" distB="0" distL="0" distR="0" wp14:anchorId="621DD22C" wp14:editId="2D14C724">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7">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14:paraId="56708F06" w14:textId="77777777" w:rsidR="00D10FB1" w:rsidRDefault="00D10FB1" w:rsidP="00D10FB1">
      <w:pPr>
        <w:pStyle w:val="Caption"/>
      </w:pPr>
      <w:r>
        <w:t xml:space="preserve">Figure </w:t>
      </w:r>
      <w:fldSimple w:instr=" SEQ Figure \* ARABIC ">
        <w:r w:rsidR="006D2DD3">
          <w:rPr>
            <w:noProof/>
          </w:rPr>
          <w:t>6</w:t>
        </w:r>
      </w:fldSimple>
      <w:r>
        <w:t>: An Example GSN Diagram for Coffee Cup Safety Cases</w:t>
      </w:r>
    </w:p>
    <w:p w14:paraId="372BAC47" w14:textId="77777777" w:rsidR="00833765" w:rsidRDefault="00833765" w:rsidP="00833765"/>
    <w:p w14:paraId="217CEF98" w14:textId="77777777"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14:paraId="51005EDA" w14:textId="77777777" w:rsidR="00991B2E" w:rsidRDefault="00991B2E" w:rsidP="00AE6C3C"/>
    <w:p w14:paraId="1643B9B9" w14:textId="77777777" w:rsidR="00ED6737" w:rsidRDefault="00ED6737" w:rsidP="00AE6C3C"/>
    <w:p w14:paraId="3F38B098" w14:textId="77777777" w:rsidR="00ED6737" w:rsidRPr="00AE6C3C" w:rsidRDefault="00ED6737" w:rsidP="00AE6C3C"/>
    <w:tbl>
      <w:tblPr>
        <w:tblStyle w:val="TableGrid"/>
        <w:tblW w:w="0" w:type="auto"/>
        <w:tblLook w:val="04A0" w:firstRow="1" w:lastRow="0" w:firstColumn="1" w:lastColumn="0" w:noHBand="0" w:noVBand="1"/>
      </w:tblPr>
      <w:tblGrid>
        <w:gridCol w:w="4835"/>
        <w:gridCol w:w="4561"/>
      </w:tblGrid>
      <w:tr w:rsidR="00A02305" w14:paraId="5828745E" w14:textId="77777777" w:rsidTr="00E44B33">
        <w:tc>
          <w:tcPr>
            <w:tcW w:w="4698" w:type="dxa"/>
            <w:tcBorders>
              <w:bottom w:val="nil"/>
            </w:tcBorders>
            <w:shd w:val="clear" w:color="auto" w:fill="28B4C8"/>
          </w:tcPr>
          <w:p w14:paraId="7CDB8E82" w14:textId="77777777"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14:paraId="0DF70286" w14:textId="77777777" w:rsidR="00A02305" w:rsidRPr="00A02305" w:rsidRDefault="00A02305" w:rsidP="00A02305">
            <w:pPr>
              <w:jc w:val="center"/>
              <w:rPr>
                <w:b/>
              </w:rPr>
            </w:pPr>
            <w:r w:rsidRPr="00A02305">
              <w:rPr>
                <w:b/>
              </w:rPr>
              <w:t>Result</w:t>
            </w:r>
          </w:p>
        </w:tc>
      </w:tr>
      <w:tr w:rsidR="00A02305" w14:paraId="7CC56112" w14:textId="77777777" w:rsidTr="00A02305">
        <w:tc>
          <w:tcPr>
            <w:tcW w:w="4698" w:type="dxa"/>
            <w:tcBorders>
              <w:top w:val="nil"/>
            </w:tcBorders>
          </w:tcPr>
          <w:p w14:paraId="23052200" w14:textId="77777777"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14:paraId="16F62A67" w14:textId="77777777" w:rsidR="00A02305" w:rsidRDefault="006B73CC" w:rsidP="00AE6C3C">
            <w:r>
              <w:t>Claim is decomposed into: …</w:t>
            </w:r>
          </w:p>
        </w:tc>
      </w:tr>
      <w:tr w:rsidR="00A02305" w14:paraId="3969019A" w14:textId="77777777" w:rsidTr="00A02305">
        <w:tc>
          <w:tcPr>
            <w:tcW w:w="4698" w:type="dxa"/>
          </w:tcPr>
          <w:p w14:paraId="3B29DD76" w14:textId="77777777"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14:paraId="5021BD53" w14:textId="77777777" w:rsidR="00A02305" w:rsidRDefault="006B73CC" w:rsidP="00AE6C3C">
            <w:r>
              <w:t>Top Claim</w:t>
            </w:r>
          </w:p>
        </w:tc>
      </w:tr>
      <w:tr w:rsidR="00A02305" w14:paraId="258B821A" w14:textId="77777777" w:rsidTr="00A02305">
        <w:tc>
          <w:tcPr>
            <w:tcW w:w="4698" w:type="dxa"/>
          </w:tcPr>
          <w:p w14:paraId="0C6F52BB" w14:textId="77777777"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14:paraId="25C584FC" w14:textId="77777777" w:rsidR="00A02305" w:rsidRDefault="006B73CC" w:rsidP="00AE6C3C">
            <w:r w:rsidRPr="006B73CC">
              <w:t>_c-Mxh8UxEeq7rp480IS80w</w:t>
            </w:r>
          </w:p>
        </w:tc>
      </w:tr>
      <w:tr w:rsidR="00A02305" w14:paraId="7345813E" w14:textId="77777777" w:rsidTr="00A02305">
        <w:tc>
          <w:tcPr>
            <w:tcW w:w="4698" w:type="dxa"/>
          </w:tcPr>
          <w:p w14:paraId="740AEF04" w14:textId="77777777"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14:paraId="628068E8" w14:textId="77777777" w:rsidR="00A02305" w:rsidRDefault="006B73CC" w:rsidP="006B73CC">
            <w:r>
              <w:t>None (Sets element id)</w:t>
            </w:r>
          </w:p>
        </w:tc>
      </w:tr>
      <w:tr w:rsidR="00A02305" w14:paraId="17C6DB9C" w14:textId="77777777" w:rsidTr="00A02305">
        <w:tc>
          <w:tcPr>
            <w:tcW w:w="4698" w:type="dxa"/>
          </w:tcPr>
          <w:p w14:paraId="4C7C161E" w14:textId="77777777"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14:paraId="4F695AA2" w14:textId="77777777" w:rsidR="00A02305" w:rsidRDefault="006B73CC" w:rsidP="00727C34">
            <w:pPr>
              <w:keepNext/>
            </w:pPr>
            <w:r w:rsidRPr="006B73CC">
              <w:t>Sequence {Context4, Context3, Context2, C1}</w:t>
            </w:r>
          </w:p>
        </w:tc>
      </w:tr>
    </w:tbl>
    <w:p w14:paraId="42E3B295" w14:textId="77777777" w:rsidR="00AE6C3C" w:rsidRDefault="00727C34" w:rsidP="00727C34">
      <w:pPr>
        <w:pStyle w:val="Caption"/>
      </w:pPr>
      <w:r>
        <w:t xml:space="preserve">Table </w:t>
      </w:r>
      <w:fldSimple w:instr=" SEQ Table \* ARABIC ">
        <w:r w:rsidR="006D2DD3">
          <w:rPr>
            <w:noProof/>
          </w:rPr>
          <w:t>13</w:t>
        </w:r>
      </w:fldSimple>
      <w:r>
        <w:t>: Coffee Cup Safety Case GSN Diagram EOL examples</w:t>
      </w:r>
    </w:p>
    <w:p w14:paraId="3446DFD6" w14:textId="77777777" w:rsidR="00ED6737" w:rsidRPr="00ED6737" w:rsidRDefault="00ED6737" w:rsidP="00ED6737"/>
    <w:p w14:paraId="1E05E930" w14:textId="77777777"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11286BCD" wp14:editId="56BC4208">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5520" cy="5524500"/>
                    </a:xfrm>
                    <a:prstGeom prst="rect">
                      <a:avLst/>
                    </a:prstGeom>
                  </pic:spPr>
                </pic:pic>
              </a:graphicData>
            </a:graphic>
          </wp:inline>
        </w:drawing>
      </w:r>
    </w:p>
    <w:p w14:paraId="63CFA51C" w14:textId="77777777" w:rsidR="00F712E9" w:rsidRDefault="00F712E9" w:rsidP="00F712E9">
      <w:pPr>
        <w:pStyle w:val="Caption"/>
        <w:rPr>
          <w:noProof/>
        </w:rPr>
      </w:pPr>
      <w:r>
        <w:t xml:space="preserve">Figure </w:t>
      </w:r>
      <w:fldSimple w:instr=" SEQ Figure \* ARABIC ">
        <w:r w:rsidR="006D2DD3">
          <w:rPr>
            <w:noProof/>
          </w:rPr>
          <w:t>7</w:t>
        </w:r>
      </w:fldSimple>
      <w:r>
        <w:t>: Coffe</w:t>
      </w:r>
      <w:r>
        <w:rPr>
          <w:noProof/>
        </w:rPr>
        <w:t>e Cup Safety Cases GSN Diagram R Module</w:t>
      </w:r>
    </w:p>
    <w:p w14:paraId="2FFE18BC" w14:textId="77777777" w:rsidR="00351B7A" w:rsidRDefault="00351B7A" w:rsidP="00351B7A"/>
    <w:p w14:paraId="4207BDE9" w14:textId="77777777"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14:paraId="3E0D76C6" w14:textId="77777777" w:rsidR="00975F9C" w:rsidRDefault="00975F9C" w:rsidP="00351B7A"/>
    <w:tbl>
      <w:tblPr>
        <w:tblStyle w:val="TableGrid"/>
        <w:tblW w:w="0" w:type="auto"/>
        <w:tblLook w:val="04A0" w:firstRow="1" w:lastRow="0" w:firstColumn="1" w:lastColumn="0" w:noHBand="0" w:noVBand="1"/>
      </w:tblPr>
      <w:tblGrid>
        <w:gridCol w:w="9396"/>
      </w:tblGrid>
      <w:tr w:rsidR="00975F9C" w14:paraId="0B70EECA" w14:textId="77777777" w:rsidTr="00975F9C">
        <w:tc>
          <w:tcPr>
            <w:tcW w:w="9396" w:type="dxa"/>
            <w:shd w:val="clear" w:color="auto" w:fill="F2F2F2" w:themeFill="background1" w:themeFillShade="F2"/>
          </w:tcPr>
          <w:p w14:paraId="25926FAF" w14:textId="77777777"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14:paraId="7DD359AC"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14:paraId="3024182B"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14:paraId="73BFE6AF"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14:paraId="2401C934" w14:textId="77777777"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14:paraId="73908CA8" w14:textId="77777777"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14:paraId="06856246" w14:textId="77777777" w:rsidR="00975F9C" w:rsidRDefault="00727C34" w:rsidP="00727C34">
      <w:pPr>
        <w:pStyle w:val="Caption"/>
      </w:pPr>
      <w:r>
        <w:t xml:space="preserve">Listing </w:t>
      </w:r>
      <w:fldSimple w:instr=" SEQ Listing \* ARABIC ">
        <w:r w:rsidR="006D2DD3">
          <w:rPr>
            <w:noProof/>
          </w:rPr>
          <w:t>10</w:t>
        </w:r>
      </w:fldSimple>
      <w:r>
        <w:t>: Coffee Cup Safety Case GSN Diagram EVL example</w:t>
      </w:r>
    </w:p>
    <w:p w14:paraId="4617D552" w14:textId="77777777" w:rsidR="00ED6737" w:rsidRPr="00ED6737" w:rsidRDefault="00ED6737" w:rsidP="00ED6737"/>
    <w:p w14:paraId="1B5F85FB" w14:textId="77777777" w:rsidR="00F712E9" w:rsidRDefault="00735A7D" w:rsidP="00F712E9">
      <w:pPr>
        <w:keepNext/>
        <w:jc w:val="center"/>
      </w:pPr>
      <w:r w:rsidRPr="00735A7D">
        <w:rPr>
          <w:noProof/>
          <w:lang w:eastAsia="en-CA"/>
        </w:rPr>
        <w:drawing>
          <wp:inline distT="0" distB="0" distL="0" distR="0" wp14:anchorId="0F3E0D58" wp14:editId="5A9293AD">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140" cy="4800600"/>
                    </a:xfrm>
                    <a:prstGeom prst="rect">
                      <a:avLst/>
                    </a:prstGeom>
                  </pic:spPr>
                </pic:pic>
              </a:graphicData>
            </a:graphic>
          </wp:inline>
        </w:drawing>
      </w:r>
    </w:p>
    <w:p w14:paraId="3AA3A3D5" w14:textId="77777777" w:rsidR="00F712E9" w:rsidRDefault="00F712E9" w:rsidP="00F712E9">
      <w:pPr>
        <w:pStyle w:val="Caption"/>
      </w:pPr>
      <w:r>
        <w:t xml:space="preserve">Figure </w:t>
      </w:r>
      <w:fldSimple w:instr=" SEQ Figure \* ARABIC ">
        <w:r w:rsidR="006D2DD3">
          <w:rPr>
            <w:noProof/>
          </w:rPr>
          <w:t>8</w:t>
        </w:r>
      </w:fldSimple>
      <w:r>
        <w:t>: Coffee Cup Safety Case GSN Diagram D Module</w:t>
      </w:r>
    </w:p>
    <w:p w14:paraId="32D0FE51" w14:textId="77777777" w:rsidR="00D211CA" w:rsidRDefault="00D211CA" w:rsidP="00D211CA"/>
    <w:p w14:paraId="16B93E66" w14:textId="77777777"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14:paraId="5B9B81C8" w14:textId="77777777" w:rsidR="005300A5" w:rsidRPr="00D211CA" w:rsidRDefault="005300A5" w:rsidP="00D211CA"/>
    <w:tbl>
      <w:tblPr>
        <w:tblStyle w:val="TableGrid"/>
        <w:tblW w:w="0" w:type="auto"/>
        <w:tblLook w:val="04A0" w:firstRow="1" w:lastRow="0" w:firstColumn="1" w:lastColumn="0" w:noHBand="0" w:noVBand="1"/>
      </w:tblPr>
      <w:tblGrid>
        <w:gridCol w:w="9396"/>
      </w:tblGrid>
      <w:tr w:rsidR="00066A66" w14:paraId="18EDA55F" w14:textId="77777777" w:rsidTr="00AE7C21">
        <w:tc>
          <w:tcPr>
            <w:tcW w:w="9396" w:type="dxa"/>
            <w:shd w:val="clear" w:color="auto" w:fill="F2F2F2" w:themeFill="background1" w:themeFillShade="F2"/>
          </w:tcPr>
          <w:p w14:paraId="77CEAE5E"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4F044EBF"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var header = gsn.</w:t>
            </w:r>
            <w:r w:rsidR="00F03022" w:rsidRPr="00975F9C">
              <w:rPr>
                <w:rStyle w:val="HTMLCode"/>
                <w:rFonts w:ascii="Consolas" w:hAnsi="Consolas"/>
                <w:sz w:val="24"/>
              </w:rPr>
              <w:t>nodes</w:t>
            </w:r>
            <w:r w:rsidRPr="00975F9C">
              <w:rPr>
                <w:rStyle w:val="HTMLCode"/>
                <w:rFonts w:ascii="Consolas" w:hAnsi="Consolas"/>
                <w:sz w:val="24"/>
              </w:rPr>
              <w:t>.id.concat("|");</w:t>
            </w:r>
          </w:p>
          <w:p w14:paraId="734DE64D"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0E890DEA"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\begin{longtable} {[%=header%]|}</w:t>
            </w:r>
          </w:p>
          <w:p w14:paraId="3AE779E3"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\hline</w:t>
            </w:r>
          </w:p>
          <w:p w14:paraId="5D3BD5ED"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[%for (n</w:t>
            </w:r>
            <w:r w:rsidRPr="00975F9C">
              <w:rPr>
                <w:rStyle w:val="HTMLCode"/>
                <w:rFonts w:ascii="Consolas" w:hAnsi="Consolas"/>
                <w:sz w:val="24"/>
              </w:rPr>
              <w:t xml:space="preserve"> in </w:t>
            </w:r>
            <w:r w:rsidR="00F03022" w:rsidRPr="00975F9C">
              <w:rPr>
                <w:rStyle w:val="HTMLCode"/>
                <w:rFonts w:ascii="Consolas" w:hAnsi="Consolas"/>
                <w:sz w:val="24"/>
              </w:rPr>
              <w:t>gsn.nodes</w:t>
            </w:r>
            <w:r w:rsidRPr="00975F9C">
              <w:rPr>
                <w:rStyle w:val="HTMLCode"/>
                <w:rFonts w:ascii="Consolas" w:hAnsi="Consolas"/>
                <w:sz w:val="24"/>
              </w:rPr>
              <w:t>){%]</w:t>
            </w:r>
          </w:p>
          <w:p w14:paraId="5B8AC47B"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[%=n.content.</w:t>
            </w:r>
            <w:r w:rsidRPr="00975F9C">
              <w:rPr>
                <w:rStyle w:val="HTMLCode"/>
                <w:rFonts w:ascii="Consolas" w:hAnsi="Consolas"/>
                <w:sz w:val="24"/>
              </w:rPr>
              <w:t>concat(" &amp; ")%] \\\hline</w:t>
            </w:r>
          </w:p>
          <w:p w14:paraId="75A08549"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
          <w:p w14:paraId="2A264339" w14:textId="77777777" w:rsidR="00066A66" w:rsidRDefault="00066A66" w:rsidP="000D2D11">
            <w:pPr>
              <w:keepNext/>
            </w:pPr>
            <w:r w:rsidRPr="00975F9C">
              <w:rPr>
                <w:rStyle w:val="HTMLCode"/>
                <w:rFonts w:ascii="Consolas" w:eastAsiaTheme="minorHAnsi" w:hAnsi="Consolas"/>
                <w:sz w:val="24"/>
              </w:rPr>
              <w:t>\end{longtable}</w:t>
            </w:r>
            <w:r w:rsidRPr="00AE7C21">
              <w:rPr>
                <w:rStyle w:val="HTMLCode"/>
                <w:rFonts w:eastAsiaTheme="minorHAnsi"/>
                <w:sz w:val="24"/>
              </w:rPr>
              <w:t xml:space="preserve"> </w:t>
            </w:r>
          </w:p>
        </w:tc>
      </w:tr>
    </w:tbl>
    <w:p w14:paraId="6FEDE1CF" w14:textId="77777777" w:rsidR="00CC7C10" w:rsidRPr="0066447F" w:rsidRDefault="000D2D11" w:rsidP="0066447F">
      <w:pPr>
        <w:pStyle w:val="Caption"/>
      </w:pPr>
      <w:r>
        <w:t xml:space="preserve">Listing </w:t>
      </w:r>
      <w:fldSimple w:instr=" SEQ Listing \* ARABIC ">
        <w:r w:rsidR="006D2DD3">
          <w:rPr>
            <w:noProof/>
          </w:rPr>
          <w:t>11</w:t>
        </w:r>
      </w:fldSimple>
      <w:r>
        <w:t>: Coffee Cup Safety Case GSN Diagram EGL example</w:t>
      </w:r>
      <w:r w:rsidR="00CC7C10">
        <w:br w:type="page"/>
      </w:r>
    </w:p>
    <w:p w14:paraId="13FCBA2A" w14:textId="77777777" w:rsidR="0088167D" w:rsidRDefault="0088167D" w:rsidP="000B075C">
      <w:pPr>
        <w:pStyle w:val="Heading1"/>
        <w:numPr>
          <w:ilvl w:val="0"/>
          <w:numId w:val="1"/>
        </w:numPr>
      </w:pPr>
      <w:bookmarkStart w:id="294" w:name="_Toc45724088"/>
      <w:r w:rsidRPr="006942C2">
        <w:lastRenderedPageBreak/>
        <w:t>CONCLUSION</w:t>
      </w:r>
      <w:bookmarkEnd w:id="294"/>
    </w:p>
    <w:p w14:paraId="617E8964" w14:textId="77777777" w:rsidR="005B1161" w:rsidRDefault="005B1161" w:rsidP="005B1161"/>
    <w:p w14:paraId="4E699AA4" w14:textId="77777777" w:rsidR="000B3CF1" w:rsidRDefault="00176460" w:rsidP="005B1161">
      <w:r>
        <w:t xml:space="preserve">In this project report, challenges in implementing an Epsilon driver for Astah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methologies of the Astah GSN Epsilon driver were explained in this report. This driver can work on Astah GSN XMI files with Epsilon’s EOL, EVL, EGL and ETL languages.</w:t>
      </w:r>
    </w:p>
    <w:p w14:paraId="445E7333" w14:textId="77777777" w:rsidR="00406E7D" w:rsidRPr="005B1161" w:rsidRDefault="00406E7D" w:rsidP="005B1161"/>
    <w:p w14:paraId="76763B66" w14:textId="77777777" w:rsidR="0088167D" w:rsidRDefault="0042719E" w:rsidP="00403886">
      <w:pPr>
        <w:pStyle w:val="Heading2"/>
        <w:numPr>
          <w:ilvl w:val="1"/>
          <w:numId w:val="1"/>
        </w:numPr>
      </w:pPr>
      <w:bookmarkStart w:id="295" w:name="_Toc45724089"/>
      <w:r>
        <w:t>Future Work</w:t>
      </w:r>
      <w:bookmarkEnd w:id="295"/>
    </w:p>
    <w:p w14:paraId="30D1AA06" w14:textId="77777777" w:rsidR="00E73ECA" w:rsidRDefault="00E73ECA" w:rsidP="0088167D"/>
    <w:p w14:paraId="7674664B" w14:textId="77777777"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w:t>
      </w:r>
      <w:r w:rsidR="00176460">
        <w:t>the necessary information</w:t>
      </w:r>
      <w:r w:rsidR="004E379E">
        <w:t xml:space="preserve"> </w:t>
      </w:r>
      <w:r w:rsidR="00176460">
        <w:t xml:space="preserve">for </w:t>
      </w:r>
      <w:r w:rsidR="004E379E">
        <w:t>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14:paraId="6A853B56" w14:textId="77777777" w:rsidR="00366340" w:rsidRDefault="00366340">
      <w:pPr>
        <w:jc w:val="left"/>
        <w:rPr>
          <w:rFonts w:ascii="Palatino Linotype" w:eastAsiaTheme="majorEastAsia" w:hAnsi="Palatino Linotype" w:cstheme="majorBidi"/>
          <w:b/>
          <w:sz w:val="60"/>
          <w:szCs w:val="60"/>
        </w:rPr>
      </w:pPr>
      <w:r>
        <w:br w:type="page"/>
      </w:r>
    </w:p>
    <w:p w14:paraId="14424842" w14:textId="77777777" w:rsidR="00B617FF" w:rsidRDefault="001D51A1" w:rsidP="007C26C2">
      <w:pPr>
        <w:pStyle w:val="Heading1"/>
        <w:numPr>
          <w:ilvl w:val="0"/>
          <w:numId w:val="22"/>
        </w:numPr>
      </w:pPr>
      <w:bookmarkStart w:id="296" w:name="_Toc45724090"/>
      <w:r w:rsidRPr="006942C2">
        <w:lastRenderedPageBreak/>
        <w:t>REFERENCES</w:t>
      </w:r>
      <w:bookmarkEnd w:id="296"/>
    </w:p>
    <w:p w14:paraId="4DDAC2AC" w14:textId="77777777" w:rsidR="00D87FE5" w:rsidRPr="00D87FE5" w:rsidRDefault="00D87FE5" w:rsidP="00D87FE5"/>
    <w:p w14:paraId="5C6B3140" w14:textId="77777777" w:rsidR="00254FD7" w:rsidRDefault="00254FD7" w:rsidP="00254FD7">
      <w:pPr>
        <w:pStyle w:val="ListParagraph"/>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14:paraId="174D4C41" w14:textId="77777777" w:rsidR="00EE03AF" w:rsidRDefault="0046254A" w:rsidP="00322801">
      <w:pPr>
        <w:pStyle w:val="ListParagraph"/>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14:paraId="0B731197" w14:textId="77777777" w:rsidR="003C38E8" w:rsidRDefault="003C38E8" w:rsidP="00322801">
      <w:pPr>
        <w:pStyle w:val="ListParagraph"/>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20" w:history="1">
        <w:r w:rsidR="00C61CB5" w:rsidRPr="008E18DA">
          <w:rPr>
            <w:rStyle w:val="Hyperlink"/>
          </w:rPr>
          <w:t>https://ocw.mit.edu/courses/aeronautics-and-astronautics/16-63j-system-safety -spring-2016/lecture-notes/MIT16_63JS16_LecNotes10.pdf</w:t>
        </w:r>
      </w:hyperlink>
      <w:r>
        <w:t>. Accessed: Jul. 10, 2020.</w:t>
      </w:r>
    </w:p>
    <w:p w14:paraId="58767544" w14:textId="77777777" w:rsidR="0046254A" w:rsidRDefault="0046254A" w:rsidP="00322801">
      <w:pPr>
        <w:pStyle w:val="ListParagraph"/>
        <w:numPr>
          <w:ilvl w:val="0"/>
          <w:numId w:val="2"/>
        </w:numPr>
        <w:jc w:val="left"/>
        <w:rPr>
          <w:rStyle w:val="Hyperlink"/>
          <w:color w:val="auto"/>
          <w:u w:val="none"/>
        </w:rPr>
      </w:pPr>
      <w:r>
        <w:rPr>
          <w:rStyle w:val="Hyperlink"/>
          <w:color w:val="auto"/>
          <w:u w:val="none"/>
        </w:rPr>
        <w:t>N. G. Leveson</w:t>
      </w:r>
      <w:r w:rsidR="00415520">
        <w:rPr>
          <w:rStyle w:val="Hyperlink"/>
          <w:color w:val="auto"/>
          <w:u w:val="none"/>
        </w:rPr>
        <w:t xml:space="preserve"> and J. Moses</w:t>
      </w:r>
      <w:r>
        <w:rPr>
          <w:rStyle w:val="Hyperlink"/>
          <w:color w:val="auto"/>
          <w:u w:val="none"/>
        </w:rPr>
        <w:t xml:space="preserve">, </w:t>
      </w:r>
      <w:r>
        <w:rPr>
          <w:rStyle w:val="Hyperlink"/>
          <w:i/>
          <w:color w:val="auto"/>
          <w:u w:val="none"/>
        </w:rPr>
        <w:t xml:space="preserve">Engineering a </w:t>
      </w:r>
      <w:r w:rsidR="002A1A27">
        <w:rPr>
          <w:rStyle w:val="Hyperlink"/>
          <w:i/>
          <w:color w:val="auto"/>
          <w:u w:val="none"/>
        </w:rPr>
        <w:t>S</w:t>
      </w:r>
      <w:r>
        <w:rPr>
          <w:rStyle w:val="Hyperlink"/>
          <w:i/>
          <w:color w:val="auto"/>
          <w:u w:val="none"/>
        </w:rPr>
        <w:t xml:space="preserve">afer </w:t>
      </w:r>
      <w:r w:rsidR="002A1A27">
        <w:rPr>
          <w:rStyle w:val="Hyperlink"/>
          <w:i/>
          <w:color w:val="auto"/>
          <w:u w:val="none"/>
        </w:rPr>
        <w:t>W</w:t>
      </w:r>
      <w:r>
        <w:rPr>
          <w:rStyle w:val="Hyperlink"/>
          <w:i/>
          <w:color w:val="auto"/>
          <w:u w:val="none"/>
        </w:rPr>
        <w:t xml:space="preserve">orld: Systems </w:t>
      </w:r>
      <w:r w:rsidR="002A1A27">
        <w:rPr>
          <w:rStyle w:val="Hyperlink"/>
          <w:i/>
          <w:color w:val="auto"/>
          <w:u w:val="none"/>
        </w:rPr>
        <w:t>T</w:t>
      </w:r>
      <w:r>
        <w:rPr>
          <w:rStyle w:val="Hyperlink"/>
          <w:i/>
          <w:color w:val="auto"/>
          <w:u w:val="none"/>
        </w:rPr>
        <w:t xml:space="preserve">hinking </w:t>
      </w:r>
      <w:r w:rsidR="002A1A27">
        <w:rPr>
          <w:rStyle w:val="Hyperlink"/>
          <w:i/>
          <w:color w:val="auto"/>
          <w:u w:val="none"/>
        </w:rPr>
        <w:t>A</w:t>
      </w:r>
      <w:r>
        <w:rPr>
          <w:rStyle w:val="Hyperlink"/>
          <w:i/>
          <w:color w:val="auto"/>
          <w:u w:val="none"/>
        </w:rPr>
        <w:t xml:space="preserve">pplied to </w:t>
      </w:r>
      <w:r w:rsidR="002A1A27">
        <w:rPr>
          <w:rStyle w:val="Hyperlink"/>
          <w:i/>
          <w:color w:val="auto"/>
          <w:u w:val="none"/>
        </w:rPr>
        <w:t>S</w:t>
      </w:r>
      <w:r>
        <w:rPr>
          <w:rStyle w:val="Hyperlink"/>
          <w:i/>
          <w:color w:val="auto"/>
          <w:u w:val="none"/>
        </w:rPr>
        <w:t>afety</w:t>
      </w:r>
      <w:r>
        <w:rPr>
          <w:rStyle w:val="Hyperlink"/>
          <w:color w:val="auto"/>
          <w:u w:val="none"/>
        </w:rPr>
        <w:t xml:space="preserve">. </w:t>
      </w:r>
      <w:r w:rsidR="002A1A27">
        <w:rPr>
          <w:rStyle w:val="Hyperlink"/>
          <w:color w:val="auto"/>
          <w:u w:val="none"/>
        </w:rPr>
        <w:t xml:space="preserve">Cambridge: </w:t>
      </w:r>
      <w:r w:rsidR="0041225F">
        <w:rPr>
          <w:rStyle w:val="Hyperlink"/>
          <w:color w:val="auto"/>
          <w:u w:val="none"/>
        </w:rPr>
        <w:t>MIT Press, 2012, pp. 1-249</w:t>
      </w:r>
      <w:r>
        <w:rPr>
          <w:rStyle w:val="Hyperlink"/>
          <w:color w:val="auto"/>
          <w:u w:val="none"/>
        </w:rPr>
        <w:t>.</w:t>
      </w:r>
      <w:r w:rsidR="00C12B39">
        <w:rPr>
          <w:rStyle w:val="Hyperlink"/>
          <w:color w:val="auto"/>
          <w:u w:val="none"/>
        </w:rPr>
        <w:t xml:space="preserve"> [Online</w:t>
      </w:r>
      <w:r w:rsidR="00FC61BF">
        <w:rPr>
          <w:rStyle w:val="Hyperlink"/>
          <w:color w:val="auto"/>
          <w:u w:val="none"/>
        </w:rPr>
        <w:t>]</w:t>
      </w:r>
      <w:r w:rsidR="00C12B39">
        <w:rPr>
          <w:rStyle w:val="Hyperlink"/>
          <w:color w:val="auto"/>
          <w:u w:val="none"/>
        </w:rPr>
        <w:t>.</w:t>
      </w:r>
      <w:r w:rsidR="00FC61BF">
        <w:rPr>
          <w:rStyle w:val="Hyperlink"/>
          <w:color w:val="auto"/>
          <w:u w:val="none"/>
        </w:rPr>
        <w:t xml:space="preserve"> Available: </w:t>
      </w:r>
      <w:hyperlink r:id="rId21" w:history="1">
        <w:r w:rsidR="00FC61BF">
          <w:rPr>
            <w:rStyle w:val="Hyperlink"/>
          </w:rPr>
          <w:t>https://ebookcentral.proquest.com/lib/mcmu/reader.action?docID=3339365</w:t>
        </w:r>
      </w:hyperlink>
      <w:r w:rsidR="00493677">
        <w:t>. Accessed: Jul. 10, 2020.</w:t>
      </w:r>
    </w:p>
    <w:p w14:paraId="537DA05F" w14:textId="77777777" w:rsidR="00DA37DB" w:rsidRDefault="00DA37DB" w:rsidP="00E205C1">
      <w:pPr>
        <w:pStyle w:val="ListParagraph"/>
        <w:numPr>
          <w:ilvl w:val="0"/>
          <w:numId w:val="2"/>
        </w:numPr>
        <w:jc w:val="left"/>
        <w:rPr>
          <w:rStyle w:val="Hyperlink"/>
          <w:color w:val="auto"/>
          <w:u w:val="none"/>
        </w:rPr>
      </w:pPr>
      <w:r>
        <w:rPr>
          <w:rStyle w:val="Hyperlink"/>
          <w:color w:val="auto"/>
          <w:u w:val="none"/>
        </w:rPr>
        <w:t xml:space="preserve">T.P. Kelly, “Arguing Safety: A Systematic Approach to Managing Safety Cases”, </w:t>
      </w:r>
      <w:r w:rsidRPr="00DA37DB">
        <w:rPr>
          <w:rStyle w:val="Hyperlink"/>
          <w:color w:val="auto"/>
          <w:u w:val="none"/>
        </w:rPr>
        <w:t>Ph.D</w:t>
      </w:r>
      <w:r w:rsidR="00E205C1">
        <w:rPr>
          <w:rStyle w:val="Hyperlink"/>
          <w:color w:val="auto"/>
          <w:u w:val="none"/>
        </w:rPr>
        <w:t>.</w:t>
      </w:r>
      <w:r w:rsidRPr="00DA37DB">
        <w:rPr>
          <w:rStyle w:val="Hyperlink"/>
          <w:color w:val="auto"/>
          <w:u w:val="none"/>
        </w:rPr>
        <w:t xml:space="preserve"> dissertation</w:t>
      </w:r>
      <w:r>
        <w:rPr>
          <w:rStyle w:val="Hyperlink"/>
          <w:color w:val="auto"/>
          <w:u w:val="none"/>
        </w:rPr>
        <w:t xml:space="preserve">, </w:t>
      </w:r>
      <w:r w:rsidR="00E510CF">
        <w:rPr>
          <w:rStyle w:val="Hyperlink"/>
          <w:color w:val="auto"/>
          <w:u w:val="none"/>
        </w:rPr>
        <w:t xml:space="preserve">Dept. Comp. Sci., </w:t>
      </w:r>
      <w:r>
        <w:rPr>
          <w:rStyle w:val="Hyperlink"/>
          <w:color w:val="auto"/>
          <w:u w:val="none"/>
        </w:rPr>
        <w:t>Univ. of York</w:t>
      </w:r>
      <w:r w:rsidR="00E205C1">
        <w:rPr>
          <w:rStyle w:val="Hyperlink"/>
          <w:color w:val="auto"/>
          <w:u w:val="none"/>
        </w:rPr>
        <w:t>, York</w:t>
      </w:r>
      <w:r w:rsidR="007933C7">
        <w:rPr>
          <w:rStyle w:val="Hyperlink"/>
          <w:color w:val="auto"/>
          <w:u w:val="none"/>
        </w:rPr>
        <w:t>, UK</w:t>
      </w:r>
      <w:r w:rsidR="00E205C1">
        <w:rPr>
          <w:rStyle w:val="Hyperlink"/>
          <w:color w:val="auto"/>
          <w:u w:val="none"/>
        </w:rPr>
        <w:t>, 1999.</w:t>
      </w:r>
    </w:p>
    <w:p w14:paraId="157E4138" w14:textId="77777777" w:rsidR="001830F6" w:rsidRDefault="001830F6" w:rsidP="00E205C1">
      <w:pPr>
        <w:pStyle w:val="ListParagraph"/>
        <w:numPr>
          <w:ilvl w:val="0"/>
          <w:numId w:val="2"/>
        </w:numPr>
        <w:jc w:val="left"/>
        <w:rPr>
          <w:rStyle w:val="Hyperlink"/>
          <w:color w:val="auto"/>
          <w:u w:val="none"/>
        </w:rPr>
      </w:pPr>
      <w:r>
        <w:rPr>
          <w:rStyle w:val="Hyperlink"/>
          <w:color w:val="auto"/>
          <w:u w:val="none"/>
        </w:rPr>
        <w:t>R. Weaver, J. Fenn and T. Kelly, “</w:t>
      </w:r>
      <w:r w:rsidRPr="001830F6">
        <w:rPr>
          <w:rStyle w:val="Hyperlink"/>
          <w:color w:val="auto"/>
          <w:u w:val="none"/>
        </w:rPr>
        <w:t xml:space="preserve">A </w:t>
      </w:r>
      <w:r w:rsidR="00E12E80">
        <w:rPr>
          <w:rStyle w:val="Hyperlink"/>
          <w:color w:val="auto"/>
          <w:u w:val="none"/>
        </w:rPr>
        <w:t>P</w:t>
      </w:r>
      <w:r w:rsidRPr="001830F6">
        <w:rPr>
          <w:rStyle w:val="Hyperlink"/>
          <w:color w:val="auto"/>
          <w:u w:val="none"/>
        </w:rPr>
        <w:t xml:space="preserve">ragmatic </w:t>
      </w:r>
      <w:r w:rsidR="00E12E80">
        <w:rPr>
          <w:rStyle w:val="Hyperlink"/>
          <w:color w:val="auto"/>
          <w:u w:val="none"/>
        </w:rPr>
        <w:t>A</w:t>
      </w:r>
      <w:r w:rsidRPr="001830F6">
        <w:rPr>
          <w:rStyle w:val="Hyperlink"/>
          <w:color w:val="auto"/>
          <w:u w:val="none"/>
        </w:rPr>
        <w:t xml:space="preserve">pproach to </w:t>
      </w:r>
      <w:r w:rsidR="00E12E80">
        <w:rPr>
          <w:rStyle w:val="Hyperlink"/>
          <w:color w:val="auto"/>
          <w:u w:val="none"/>
        </w:rPr>
        <w:t>R</w:t>
      </w:r>
      <w:r w:rsidRPr="001830F6">
        <w:rPr>
          <w:rStyle w:val="Hyperlink"/>
          <w:color w:val="auto"/>
          <w:u w:val="none"/>
        </w:rPr>
        <w:t xml:space="preserve">easoning </w:t>
      </w:r>
      <w:r w:rsidR="00E12E80">
        <w:rPr>
          <w:rStyle w:val="Hyperlink"/>
          <w:color w:val="auto"/>
          <w:u w:val="none"/>
        </w:rPr>
        <w:t>A</w:t>
      </w:r>
      <w:r w:rsidRPr="001830F6">
        <w:rPr>
          <w:rStyle w:val="Hyperlink"/>
          <w:color w:val="auto"/>
          <w:u w:val="none"/>
        </w:rPr>
        <w:t xml:space="preserve">bout the </w:t>
      </w:r>
      <w:r w:rsidR="00E12E80">
        <w:rPr>
          <w:rStyle w:val="Hyperlink"/>
          <w:color w:val="auto"/>
          <w:u w:val="none"/>
        </w:rPr>
        <w:t>A</w:t>
      </w:r>
      <w:r w:rsidRPr="001830F6">
        <w:rPr>
          <w:rStyle w:val="Hyperlink"/>
          <w:color w:val="auto"/>
          <w:u w:val="none"/>
        </w:rPr>
        <w:t xml:space="preserve">ssurance of </w:t>
      </w:r>
      <w:r w:rsidR="00E12E80">
        <w:rPr>
          <w:rStyle w:val="Hyperlink"/>
          <w:color w:val="auto"/>
          <w:u w:val="none"/>
        </w:rPr>
        <w:t>S</w:t>
      </w:r>
      <w:r w:rsidRPr="001830F6">
        <w:rPr>
          <w:rStyle w:val="Hyperlink"/>
          <w:color w:val="auto"/>
          <w:u w:val="none"/>
        </w:rPr>
        <w:t xml:space="preserve">afety </w:t>
      </w:r>
      <w:r w:rsidR="00E12E80">
        <w:rPr>
          <w:rStyle w:val="Hyperlink"/>
          <w:color w:val="auto"/>
          <w:u w:val="none"/>
        </w:rPr>
        <w:t>A</w:t>
      </w:r>
      <w:r w:rsidRPr="001830F6">
        <w:rPr>
          <w:rStyle w:val="Hyperlink"/>
          <w:color w:val="auto"/>
          <w:u w:val="none"/>
        </w:rPr>
        <w:t>rguments</w:t>
      </w:r>
      <w:r>
        <w:rPr>
          <w:rStyle w:val="Hyperlink"/>
          <w:color w:val="auto"/>
          <w:u w:val="none"/>
        </w:rPr>
        <w:t xml:space="preserve">”, in </w:t>
      </w:r>
      <w:r w:rsidRPr="00652ED4">
        <w:rPr>
          <w:rStyle w:val="Hyperlink"/>
          <w:i/>
          <w:color w:val="auto"/>
          <w:u w:val="none"/>
        </w:rPr>
        <w:t>Proceedings of the 8th Australian workshop on Safety-critical systems and software</w:t>
      </w:r>
      <w:r>
        <w:rPr>
          <w:rStyle w:val="Hyperlink"/>
          <w:color w:val="auto"/>
          <w:u w:val="none"/>
        </w:rPr>
        <w:t>, Australia, 2003, pp. 57-67.</w:t>
      </w:r>
    </w:p>
    <w:p w14:paraId="2798B99E" w14:textId="77777777" w:rsidR="00703F73" w:rsidRPr="00703F73" w:rsidRDefault="00703F73" w:rsidP="00703F73">
      <w:pPr>
        <w:pStyle w:val="ListParagraph"/>
        <w:numPr>
          <w:ilvl w:val="0"/>
          <w:numId w:val="2"/>
        </w:numPr>
        <w:jc w:val="left"/>
        <w:rPr>
          <w:rStyle w:val="Hyperlink"/>
          <w:color w:val="auto"/>
          <w:u w:val="none"/>
        </w:rPr>
      </w:pPr>
      <w:r>
        <w:rPr>
          <w:rStyle w:val="Hyperlink"/>
          <w:color w:val="auto"/>
          <w:u w:val="none"/>
        </w:rPr>
        <w:t>T. Kelly, “</w:t>
      </w:r>
      <w:r w:rsidRPr="00C67749">
        <w:rPr>
          <w:rStyle w:val="Hyperlink"/>
          <w:color w:val="auto"/>
          <w:u w:val="none"/>
        </w:rPr>
        <w:t xml:space="preserve">A </w:t>
      </w:r>
      <w:r>
        <w:rPr>
          <w:rStyle w:val="Hyperlink"/>
          <w:color w:val="auto"/>
          <w:u w:val="none"/>
        </w:rPr>
        <w:t>S</w:t>
      </w:r>
      <w:r w:rsidRPr="00C67749">
        <w:rPr>
          <w:rStyle w:val="Hyperlink"/>
          <w:color w:val="auto"/>
          <w:u w:val="none"/>
        </w:rPr>
        <w:t xml:space="preserve">ystematic </w:t>
      </w:r>
      <w:r>
        <w:rPr>
          <w:rStyle w:val="Hyperlink"/>
          <w:color w:val="auto"/>
          <w:u w:val="none"/>
        </w:rPr>
        <w:t>A</w:t>
      </w:r>
      <w:r w:rsidRPr="00C67749">
        <w:rPr>
          <w:rStyle w:val="Hyperlink"/>
          <w:color w:val="auto"/>
          <w:u w:val="none"/>
        </w:rPr>
        <w:t xml:space="preserve">pproach to </w:t>
      </w:r>
      <w:r>
        <w:rPr>
          <w:rStyle w:val="Hyperlink"/>
          <w:color w:val="auto"/>
          <w:u w:val="none"/>
        </w:rPr>
        <w:t>S</w:t>
      </w:r>
      <w:r w:rsidRPr="00C67749">
        <w:rPr>
          <w:rStyle w:val="Hyperlink"/>
          <w:color w:val="auto"/>
          <w:u w:val="none"/>
        </w:rPr>
        <w:t xml:space="preserve">afety </w:t>
      </w:r>
      <w:r>
        <w:rPr>
          <w:rStyle w:val="Hyperlink"/>
          <w:color w:val="auto"/>
          <w:u w:val="none"/>
        </w:rPr>
        <w:t>C</w:t>
      </w:r>
      <w:r w:rsidRPr="00C67749">
        <w:rPr>
          <w:rStyle w:val="Hyperlink"/>
          <w:color w:val="auto"/>
          <w:u w:val="none"/>
        </w:rPr>
        <w:t xml:space="preserve">ase </w:t>
      </w:r>
      <w:r>
        <w:rPr>
          <w:rStyle w:val="Hyperlink"/>
          <w:color w:val="auto"/>
          <w:u w:val="none"/>
        </w:rPr>
        <w:t>M</w:t>
      </w:r>
      <w:r w:rsidRPr="00C67749">
        <w:rPr>
          <w:rStyle w:val="Hyperlink"/>
          <w:color w:val="auto"/>
          <w:u w:val="none"/>
        </w:rPr>
        <w:t>anagement</w:t>
      </w:r>
      <w:r>
        <w:rPr>
          <w:rStyle w:val="Hyperlink"/>
          <w:color w:val="auto"/>
          <w:u w:val="none"/>
        </w:rPr>
        <w:t xml:space="preserve">”, </w:t>
      </w:r>
      <w:r>
        <w:rPr>
          <w:rStyle w:val="Hyperlink"/>
          <w:i/>
          <w:color w:val="auto"/>
          <w:u w:val="none"/>
        </w:rPr>
        <w:t>SAE transactions,</w:t>
      </w:r>
      <w:r>
        <w:rPr>
          <w:rStyle w:val="Hyperlink"/>
          <w:color w:val="auto"/>
          <w:u w:val="none"/>
        </w:rPr>
        <w:t xml:space="preserve"> pp. 257-266, 2004.</w:t>
      </w:r>
    </w:p>
    <w:p w14:paraId="2915A5B0" w14:textId="77777777" w:rsidR="009E397A" w:rsidRDefault="009E397A" w:rsidP="00E205C1">
      <w:pPr>
        <w:pStyle w:val="ListParagraph"/>
        <w:numPr>
          <w:ilvl w:val="0"/>
          <w:numId w:val="2"/>
        </w:numPr>
        <w:jc w:val="left"/>
        <w:rPr>
          <w:rStyle w:val="Hyperlink"/>
          <w:color w:val="auto"/>
          <w:u w:val="none"/>
        </w:rPr>
      </w:pPr>
      <w:r>
        <w:rPr>
          <w:rStyle w:val="Hyperlink"/>
          <w:color w:val="auto"/>
          <w:u w:val="none"/>
        </w:rPr>
        <w:t>T.P. Kelly and J.A. McDermid, “</w:t>
      </w:r>
      <w:r w:rsidRPr="009E397A">
        <w:rPr>
          <w:rStyle w:val="Hyperlink"/>
          <w:color w:val="auto"/>
          <w:u w:val="none"/>
        </w:rPr>
        <w:t xml:space="preserve">A </w:t>
      </w:r>
      <w:r w:rsidR="00E12E80">
        <w:rPr>
          <w:rStyle w:val="Hyperlink"/>
          <w:color w:val="auto"/>
          <w:u w:val="none"/>
        </w:rPr>
        <w:t>S</w:t>
      </w:r>
      <w:r w:rsidRPr="009E397A">
        <w:rPr>
          <w:rStyle w:val="Hyperlink"/>
          <w:color w:val="auto"/>
          <w:u w:val="none"/>
        </w:rPr>
        <w:t xml:space="preserve">ystematic </w:t>
      </w:r>
      <w:r w:rsidR="00E12E80">
        <w:rPr>
          <w:rStyle w:val="Hyperlink"/>
          <w:color w:val="auto"/>
          <w:u w:val="none"/>
        </w:rPr>
        <w:t>A</w:t>
      </w:r>
      <w:r w:rsidRPr="009E397A">
        <w:rPr>
          <w:rStyle w:val="Hyperlink"/>
          <w:color w:val="auto"/>
          <w:u w:val="none"/>
        </w:rPr>
        <w:t xml:space="preserve">pproach to </w:t>
      </w:r>
      <w:r w:rsidR="00E12E80">
        <w:rPr>
          <w:rStyle w:val="Hyperlink"/>
          <w:color w:val="auto"/>
          <w:u w:val="none"/>
        </w:rPr>
        <w:t>S</w:t>
      </w:r>
      <w:r w:rsidRPr="009E397A">
        <w:rPr>
          <w:rStyle w:val="Hyperlink"/>
          <w:color w:val="auto"/>
          <w:u w:val="none"/>
        </w:rPr>
        <w:t xml:space="preserve">afety </w:t>
      </w:r>
      <w:r w:rsidR="00E12E80">
        <w:rPr>
          <w:rStyle w:val="Hyperlink"/>
          <w:color w:val="auto"/>
          <w:u w:val="none"/>
        </w:rPr>
        <w:t>C</w:t>
      </w:r>
      <w:r w:rsidRPr="009E397A">
        <w:rPr>
          <w:rStyle w:val="Hyperlink"/>
          <w:color w:val="auto"/>
          <w:u w:val="none"/>
        </w:rPr>
        <w:t xml:space="preserve">ase </w:t>
      </w:r>
      <w:r w:rsidR="00E12E80">
        <w:rPr>
          <w:rStyle w:val="Hyperlink"/>
          <w:color w:val="auto"/>
          <w:u w:val="none"/>
        </w:rPr>
        <w:t>M</w:t>
      </w:r>
      <w:r w:rsidRPr="009E397A">
        <w:rPr>
          <w:rStyle w:val="Hyperlink"/>
          <w:color w:val="auto"/>
          <w:u w:val="none"/>
        </w:rPr>
        <w:t>aintenance</w:t>
      </w:r>
      <w:r>
        <w:rPr>
          <w:rStyle w:val="Hyperlink"/>
          <w:color w:val="auto"/>
          <w:u w:val="none"/>
        </w:rPr>
        <w:t xml:space="preserve">”, in </w:t>
      </w:r>
      <w:r w:rsidRPr="009E397A">
        <w:rPr>
          <w:rStyle w:val="Hyperlink"/>
          <w:i/>
          <w:color w:val="auto"/>
          <w:u w:val="none"/>
        </w:rPr>
        <w:t>International Conference on Computer S</w:t>
      </w:r>
      <w:r>
        <w:rPr>
          <w:rStyle w:val="Hyperlink"/>
          <w:i/>
          <w:color w:val="auto"/>
          <w:u w:val="none"/>
        </w:rPr>
        <w:t>afety, Reliability, and Security</w:t>
      </w:r>
      <w:r>
        <w:rPr>
          <w:rStyle w:val="Hyperlink"/>
          <w:color w:val="auto"/>
          <w:u w:val="none"/>
        </w:rPr>
        <w:t>, Springer, Berlin, Heidelberg, 1999, pp. 13-26.</w:t>
      </w:r>
    </w:p>
    <w:p w14:paraId="3E8208C2" w14:textId="77777777" w:rsidR="00DB7A69" w:rsidRDefault="00350173" w:rsidP="00DB7A69">
      <w:pPr>
        <w:pStyle w:val="ListParagraph"/>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2" w:history="1">
        <w:r w:rsidR="000E1F8E" w:rsidRPr="009A2106">
          <w:rPr>
            <w:rStyle w:val="Hyperlink"/>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14:paraId="1D96E0AE" w14:textId="77777777" w:rsidR="009A0D9D" w:rsidRDefault="009A0D9D" w:rsidP="009A0D9D">
      <w:pPr>
        <w:pStyle w:val="ListParagraph"/>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3" w:history="1">
        <w:r>
          <w:rPr>
            <w:rStyle w:val="Hyperlink"/>
          </w:rPr>
          <w:t>https://www.eclipse.org/epsilon/doc/book/EpsilonBook.pdf</w:t>
        </w:r>
      </w:hyperlink>
      <w:r>
        <w:t>. Accessed: Jul. 10, 2020.</w:t>
      </w:r>
    </w:p>
    <w:p w14:paraId="403643C2" w14:textId="77777777" w:rsidR="00DB7A69" w:rsidRDefault="00DB7A69" w:rsidP="00DB7A69">
      <w:pPr>
        <w:pStyle w:val="ListParagraph"/>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14:paraId="7CD24D6D" w14:textId="77777777" w:rsidR="00DD7DAF" w:rsidRDefault="00DD7DAF" w:rsidP="00322801">
      <w:pPr>
        <w:pStyle w:val="ListParagraph"/>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14:paraId="2AF15AA4" w14:textId="77777777" w:rsidR="000434F7" w:rsidRDefault="00EC0A0B" w:rsidP="00322801">
      <w:pPr>
        <w:pStyle w:val="ListParagraph"/>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4" w:history="1">
        <w:r w:rsidR="000434F7">
          <w:rPr>
            <w:rStyle w:val="Hyperlink"/>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14:paraId="082F0BCA" w14:textId="77777777" w:rsidR="00B14A60" w:rsidRPr="00B14A60" w:rsidRDefault="005272C0" w:rsidP="00322801">
      <w:pPr>
        <w:pStyle w:val="ListParagraph"/>
        <w:numPr>
          <w:ilvl w:val="0"/>
          <w:numId w:val="2"/>
        </w:numPr>
        <w:shd w:val="clear" w:color="auto" w:fill="FFFFFF" w:themeFill="background1"/>
        <w:jc w:val="left"/>
        <w:rPr>
          <w:rStyle w:val="Hyperlink"/>
          <w:color w:val="auto"/>
          <w:u w:val="none"/>
        </w:rPr>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5" w:history="1">
        <w:r w:rsidR="001639F5" w:rsidRPr="009A2106">
          <w:rPr>
            <w:rStyle w:val="Hyperlink"/>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14:paraId="0FE3FF6E" w14:textId="77777777" w:rsidR="00AB0B00" w:rsidRPr="00B441B2" w:rsidRDefault="00DA37DB" w:rsidP="0079503B">
      <w:pPr>
        <w:pStyle w:val="ListParagraph"/>
        <w:numPr>
          <w:ilvl w:val="0"/>
          <w:numId w:val="2"/>
        </w:numPr>
        <w:jc w:val="left"/>
      </w:pPr>
      <w:r>
        <w:lastRenderedPageBreak/>
        <w:t>The GSN Working Group Online, “</w:t>
      </w:r>
      <w:r w:rsidR="003C354A">
        <w:t>G</w:t>
      </w:r>
      <w:r>
        <w:t>SN Community Standard Verison 1”</w:t>
      </w:r>
      <w:r w:rsidR="003C354A">
        <w:t>, 2011. [Online]. Ava</w:t>
      </w:r>
      <w:r w:rsidR="00A365A0">
        <w:t>il</w:t>
      </w:r>
      <w:r w:rsidR="003C354A">
        <w:t xml:space="preserve">able: </w:t>
      </w:r>
      <w:hyperlink r:id="rId26" w:history="1">
        <w:r w:rsidR="00234D99" w:rsidRPr="008E18DA">
          <w:rPr>
            <w:rStyle w:val="Hyperlink"/>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headerReference w:type="even" r:id="rId27"/>
      <w:headerReference w:type="default" r:id="rId28"/>
      <w:footerReference w:type="even" r:id="rId29"/>
      <w:footerReference w:type="default" r:id="rId30"/>
      <w:headerReference w:type="first" r:id="rId31"/>
      <w:footerReference w:type="first" r:id="rId32"/>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aige, Richard" w:date="2020-07-17T11:26:00Z" w:initials="PR">
    <w:p w14:paraId="7EB57798" w14:textId="77777777" w:rsidR="009A7917" w:rsidRDefault="009A7917">
      <w:pPr>
        <w:pStyle w:val="CommentText"/>
      </w:pPr>
      <w:r>
        <w:rPr>
          <w:rStyle w:val="CommentReference"/>
        </w:rPr>
        <w:annotationRef/>
      </w:r>
      <w:r>
        <w:t xml:space="preserve">I’d just delete this page, the next page is a better title </w:t>
      </w:r>
      <w:r>
        <w:sym w:font="Wingdings" w:char="F04A"/>
      </w:r>
    </w:p>
  </w:comment>
  <w:comment w:id="198" w:author="Paige, Richard" w:date="2020-07-20T14:57:00Z" w:initials="PR">
    <w:p w14:paraId="201ABABF" w14:textId="61C11BB7" w:rsidR="000A0992" w:rsidRDefault="000A0992">
      <w:pPr>
        <w:pStyle w:val="CommentText"/>
      </w:pPr>
      <w:r>
        <w:rPr>
          <w:rStyle w:val="CommentReference"/>
        </w:rPr>
        <w:annotationRef/>
      </w:r>
      <w:r>
        <w:t>Also in this section I suggest including a short overview of Astah GSN, its capabilities, and explain how it saves models. Doesn’t need to be very long.</w:t>
      </w:r>
    </w:p>
  </w:comment>
  <w:comment w:id="199" w:author="Paige, Richard" w:date="2020-07-20T14:40:00Z" w:initials="PR">
    <w:p w14:paraId="5A5B0172" w14:textId="3F68F42B" w:rsidR="002A0368" w:rsidRDefault="002A0368">
      <w:pPr>
        <w:pStyle w:val="CommentText"/>
      </w:pPr>
      <w:r>
        <w:rPr>
          <w:rStyle w:val="CommentReference"/>
        </w:rPr>
        <w:annotationRef/>
      </w:r>
      <w:r>
        <w:t>I would probably include a small example of GSN and specify the syntax so that future readers can understand what follows.</w:t>
      </w:r>
    </w:p>
  </w:comment>
  <w:comment w:id="212" w:author="Paige, Richard" w:date="2020-07-20T14:36:00Z" w:initials="PR">
    <w:p w14:paraId="405731EE" w14:textId="041A33FB" w:rsidR="00107BAD" w:rsidRDefault="00107BAD">
      <w:pPr>
        <w:pStyle w:val="CommentText"/>
      </w:pPr>
      <w:r>
        <w:rPr>
          <w:rStyle w:val="CommentReference"/>
        </w:rPr>
        <w:annotationRef/>
      </w:r>
      <w:r>
        <w:t>Please use a definition from the literature and include a citation.</w:t>
      </w:r>
    </w:p>
  </w:comment>
  <w:comment w:id="224" w:author="Paige, Richard" w:date="2020-07-20T14:37:00Z" w:initials="PR">
    <w:p w14:paraId="3C03332B" w14:textId="793BAF9F" w:rsidR="00107BAD" w:rsidRDefault="00107BAD">
      <w:pPr>
        <w:pStyle w:val="CommentText"/>
      </w:pPr>
      <w:r>
        <w:rPr>
          <w:rStyle w:val="CommentReference"/>
        </w:rPr>
        <w:annotationRef/>
      </w:r>
      <w:r>
        <w:t>Include a reference to STAMP here.</w:t>
      </w:r>
    </w:p>
  </w:comment>
  <w:comment w:id="228" w:author="Paige, Richard" w:date="2020-07-20T14:38:00Z" w:initials="PR">
    <w:p w14:paraId="2C3F795B" w14:textId="7A7AFABD" w:rsidR="00107BAD" w:rsidRDefault="00107BAD">
      <w:pPr>
        <w:pStyle w:val="CommentText"/>
      </w:pPr>
      <w:r>
        <w:rPr>
          <w:rStyle w:val="CommentReference"/>
        </w:rPr>
        <w:annotationRef/>
      </w:r>
      <w:r>
        <w:t>Include a reference to STPA</w:t>
      </w:r>
    </w:p>
  </w:comment>
  <w:comment w:id="231" w:author="Paige, Richard" w:date="2020-07-20T14:38:00Z" w:initials="PR">
    <w:p w14:paraId="1885A5FC" w14:textId="6457D9CF" w:rsidR="00107BAD" w:rsidRDefault="00107BAD">
      <w:pPr>
        <w:pStyle w:val="CommentText"/>
      </w:pPr>
      <w:r>
        <w:rPr>
          <w:rStyle w:val="CommentReference"/>
        </w:rPr>
        <w:annotationRef/>
      </w:r>
      <w:r>
        <w:t>It’s not clear what “so it starts” is referring to – please explain.</w:t>
      </w:r>
    </w:p>
  </w:comment>
  <w:comment w:id="247" w:author="Paige, Richard" w:date="2020-07-20T14:51:00Z" w:initials="PR">
    <w:p w14:paraId="4E59D76D" w14:textId="0F79F2F8" w:rsidR="000A0992" w:rsidRDefault="000A0992">
      <w:pPr>
        <w:pStyle w:val="CommentText"/>
      </w:pPr>
      <w:r>
        <w:rPr>
          <w:rStyle w:val="CommentReference"/>
        </w:rPr>
        <w:annotationRef/>
      </w:r>
      <w:r>
        <w:t>I think this shouldn’t mention Astah GSN here in this way. I’ve suggested a rephrasing.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B57798" w15:done="0"/>
  <w15:commentEx w15:paraId="201ABABF" w15:done="0"/>
  <w15:commentEx w15:paraId="5A5B0172" w15:done="0"/>
  <w15:commentEx w15:paraId="405731EE" w15:done="0"/>
  <w15:commentEx w15:paraId="3C03332B" w15:done="0"/>
  <w15:commentEx w15:paraId="2C3F795B" w15:done="0"/>
  <w15:commentEx w15:paraId="1885A5FC" w15:done="0"/>
  <w15:commentEx w15:paraId="4E59D7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C0975" w16cex:dateUtc="2020-07-17T15:26:00Z"/>
  <w16cex:commentExtensible w16cex:durableId="22C02F66" w16cex:dateUtc="2020-07-20T18:57:00Z"/>
  <w16cex:commentExtensible w16cex:durableId="22C02B76" w16cex:dateUtc="2020-07-20T18:40:00Z"/>
  <w16cex:commentExtensible w16cex:durableId="22C02A76" w16cex:dateUtc="2020-07-20T18:36:00Z"/>
  <w16cex:commentExtensible w16cex:durableId="22C02AC0" w16cex:dateUtc="2020-07-20T18:37:00Z"/>
  <w16cex:commentExtensible w16cex:durableId="22C02AE5" w16cex:dateUtc="2020-07-20T18:38:00Z"/>
  <w16cex:commentExtensible w16cex:durableId="22C02AF6" w16cex:dateUtc="2020-07-20T18:38:00Z"/>
  <w16cex:commentExtensible w16cex:durableId="22C02DDF" w16cex:dateUtc="2020-07-20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B57798" w16cid:durableId="22BC0975"/>
  <w16cid:commentId w16cid:paraId="201ABABF" w16cid:durableId="22C02F66"/>
  <w16cid:commentId w16cid:paraId="5A5B0172" w16cid:durableId="22C02B76"/>
  <w16cid:commentId w16cid:paraId="405731EE" w16cid:durableId="22C02A76"/>
  <w16cid:commentId w16cid:paraId="3C03332B" w16cid:durableId="22C02AC0"/>
  <w16cid:commentId w16cid:paraId="2C3F795B" w16cid:durableId="22C02AE5"/>
  <w16cid:commentId w16cid:paraId="1885A5FC" w16cid:durableId="22C02AF6"/>
  <w16cid:commentId w16cid:paraId="4E59D76D" w16cid:durableId="22C02D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85F75" w14:textId="77777777" w:rsidR="001F7BDC" w:rsidRDefault="001F7BDC" w:rsidP="00C56C3D">
      <w:pPr>
        <w:spacing w:after="0" w:line="240" w:lineRule="auto"/>
      </w:pPr>
      <w:r>
        <w:separator/>
      </w:r>
    </w:p>
  </w:endnote>
  <w:endnote w:type="continuationSeparator" w:id="0">
    <w:p w14:paraId="407B02F0" w14:textId="77777777" w:rsidR="001F7BDC" w:rsidRDefault="001F7BD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 w:name="Consolas">
    <w:panose1 w:val="020B0609020204030204"/>
    <w:charset w:val="A2"/>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6181C" w14:textId="77777777" w:rsidR="009A7917" w:rsidRDefault="009A79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1C7D3" w14:textId="77777777" w:rsidR="009A7917" w:rsidRDefault="009A79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02CDC" w14:textId="77777777" w:rsidR="009A7917" w:rsidRDefault="009A7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AFA97" w14:textId="77777777" w:rsidR="001F7BDC" w:rsidRDefault="001F7BDC" w:rsidP="00C56C3D">
      <w:pPr>
        <w:spacing w:after="0" w:line="240" w:lineRule="auto"/>
      </w:pPr>
      <w:r>
        <w:separator/>
      </w:r>
    </w:p>
  </w:footnote>
  <w:footnote w:type="continuationSeparator" w:id="0">
    <w:p w14:paraId="3E88EAD2" w14:textId="77777777" w:rsidR="001F7BDC" w:rsidRDefault="001F7BDC"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9E7FA" w14:textId="77777777" w:rsidR="009A7917" w:rsidRDefault="009A79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E4D99" w14:textId="77777777" w:rsidR="009A7917" w:rsidRDefault="009A79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4AA94" w14:textId="77777777" w:rsidR="009A7917" w:rsidRDefault="009A7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ige, Richard">
    <w15:presenceInfo w15:providerId="AD" w15:userId="S::paigeri@mcmaster.ca::815d8c13-3db2-4d7e-83a7-553411a1c3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0NjA0szAyMTUyNDFV0lEKTi0uzszPAykwNK8FAEnHZmI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0992"/>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08"/>
    <w:rsid w:val="000C68CC"/>
    <w:rsid w:val="000C6BBA"/>
    <w:rsid w:val="000C71FD"/>
    <w:rsid w:val="000C78D1"/>
    <w:rsid w:val="000D071C"/>
    <w:rsid w:val="000D0D3F"/>
    <w:rsid w:val="000D1B37"/>
    <w:rsid w:val="000D2295"/>
    <w:rsid w:val="000D2D11"/>
    <w:rsid w:val="000D4BF1"/>
    <w:rsid w:val="000D4F4B"/>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BAD"/>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C9D"/>
    <w:rsid w:val="001F360A"/>
    <w:rsid w:val="001F4685"/>
    <w:rsid w:val="001F5DF4"/>
    <w:rsid w:val="001F7BDC"/>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368"/>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6A1B"/>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16D53"/>
    <w:rsid w:val="00620B86"/>
    <w:rsid w:val="00621308"/>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5C4"/>
    <w:rsid w:val="00712623"/>
    <w:rsid w:val="007139B8"/>
    <w:rsid w:val="0071470E"/>
    <w:rsid w:val="00714F0B"/>
    <w:rsid w:val="007173EF"/>
    <w:rsid w:val="0072013F"/>
    <w:rsid w:val="00721E97"/>
    <w:rsid w:val="007226A6"/>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07"/>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A7917"/>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54E7"/>
    <w:rsid w:val="00AB5AB6"/>
    <w:rsid w:val="00AB687E"/>
    <w:rsid w:val="00AC13BD"/>
    <w:rsid w:val="00AC1EB9"/>
    <w:rsid w:val="00AC2192"/>
    <w:rsid w:val="00AC2CF3"/>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8E0"/>
    <w:rsid w:val="00B30B24"/>
    <w:rsid w:val="00B30B86"/>
    <w:rsid w:val="00B32942"/>
    <w:rsid w:val="00B329FD"/>
    <w:rsid w:val="00B330E5"/>
    <w:rsid w:val="00B3339D"/>
    <w:rsid w:val="00B334E0"/>
    <w:rsid w:val="00B3354A"/>
    <w:rsid w:val="00B35ED2"/>
    <w:rsid w:val="00B40A2A"/>
    <w:rsid w:val="00B42DE4"/>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5D06"/>
    <w:rsid w:val="00BE68F8"/>
    <w:rsid w:val="00BF0B70"/>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2321"/>
    <w:rsid w:val="00C66C1F"/>
    <w:rsid w:val="00C66C8E"/>
    <w:rsid w:val="00C67749"/>
    <w:rsid w:val="00C67C37"/>
    <w:rsid w:val="00C711B1"/>
    <w:rsid w:val="00C72469"/>
    <w:rsid w:val="00C72A54"/>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6D8B"/>
    <w:rsid w:val="00DA7397"/>
    <w:rsid w:val="00DA7D0E"/>
    <w:rsid w:val="00DB0217"/>
    <w:rsid w:val="00DB284A"/>
    <w:rsid w:val="00DB3070"/>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05AB"/>
    <w:rsid w:val="00E31BB0"/>
    <w:rsid w:val="00E339B5"/>
    <w:rsid w:val="00E33EF4"/>
    <w:rsid w:val="00E34B8B"/>
    <w:rsid w:val="00E34DA5"/>
    <w:rsid w:val="00E3737D"/>
    <w:rsid w:val="00E40463"/>
    <w:rsid w:val="00E40D69"/>
    <w:rsid w:val="00E41CBE"/>
    <w:rsid w:val="00E43636"/>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74E4E"/>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0F5DC"/>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EF"/>
    <w:pPr>
      <w:jc w:val="both"/>
    </w:pPr>
    <w:rPr>
      <w:rFonts w:ascii="Times New Roman" w:hAnsi="Times New Roman"/>
      <w:sz w:val="24"/>
    </w:rPr>
  </w:style>
  <w:style w:type="paragraph" w:styleId="Heading1">
    <w:name w:val="heading 1"/>
    <w:basedOn w:val="Normal"/>
    <w:next w:val="Normal"/>
    <w:link w:val="Heading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Heading2">
    <w:name w:val="heading 2"/>
    <w:basedOn w:val="Normal"/>
    <w:next w:val="Normal"/>
    <w:link w:val="Heading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Heading3">
    <w:name w:val="heading 3"/>
    <w:basedOn w:val="Normal"/>
    <w:next w:val="Normal"/>
    <w:link w:val="Heading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Heading4">
    <w:name w:val="heading 4"/>
    <w:basedOn w:val="Normal"/>
    <w:next w:val="Normal"/>
    <w:link w:val="Heading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Heading5">
    <w:name w:val="heading 5"/>
    <w:basedOn w:val="Normal"/>
    <w:next w:val="Normal"/>
    <w:link w:val="Heading5Char"/>
    <w:uiPriority w:val="9"/>
    <w:unhideWhenUsed/>
    <w:qFormat/>
    <w:rsid w:val="00854A9B"/>
    <w:pPr>
      <w:keepNext/>
      <w:keepLines/>
      <w:spacing w:before="4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519"/>
    <w:rPr>
      <w:rFonts w:ascii="Palatino Linotype" w:eastAsiaTheme="majorEastAsia" w:hAnsi="Palatino Linotype" w:cstheme="majorBidi"/>
      <w:b/>
      <w:sz w:val="60"/>
      <w:szCs w:val="60"/>
    </w:rPr>
  </w:style>
  <w:style w:type="character" w:customStyle="1" w:styleId="Heading2Char">
    <w:name w:val="Heading 2 Char"/>
    <w:basedOn w:val="DefaultParagraphFont"/>
    <w:link w:val="Heading2"/>
    <w:uiPriority w:val="9"/>
    <w:rsid w:val="00BC1519"/>
    <w:rPr>
      <w:rFonts w:ascii="Palatino Linotype" w:eastAsiaTheme="majorEastAsia" w:hAnsi="Palatino Linotype" w:cstheme="majorBidi"/>
      <w:b/>
      <w:sz w:val="40"/>
      <w:szCs w:val="26"/>
    </w:rPr>
  </w:style>
  <w:style w:type="character" w:customStyle="1" w:styleId="Heading3Char">
    <w:name w:val="Heading 3 Char"/>
    <w:basedOn w:val="DefaultParagraphFont"/>
    <w:link w:val="Heading3"/>
    <w:uiPriority w:val="9"/>
    <w:rsid w:val="00BC1519"/>
    <w:rPr>
      <w:rFonts w:ascii="Palatino Linotype" w:eastAsiaTheme="majorEastAsia" w:hAnsi="Palatino Linotype" w:cstheme="majorBidi"/>
      <w:b/>
      <w:sz w:val="32"/>
      <w:szCs w:val="24"/>
    </w:rPr>
  </w:style>
  <w:style w:type="paragraph" w:styleId="TOCHeading">
    <w:name w:val="TOC Heading"/>
    <w:basedOn w:val="Heading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OC2">
    <w:name w:val="toc 2"/>
    <w:basedOn w:val="Normal"/>
    <w:next w:val="Normal"/>
    <w:autoRedefine/>
    <w:uiPriority w:val="39"/>
    <w:unhideWhenUsed/>
    <w:rsid w:val="001D51A1"/>
    <w:pPr>
      <w:spacing w:after="100"/>
      <w:ind w:left="240"/>
    </w:pPr>
  </w:style>
  <w:style w:type="paragraph" w:styleId="TOC1">
    <w:name w:val="toc 1"/>
    <w:basedOn w:val="Normal"/>
    <w:next w:val="Normal"/>
    <w:autoRedefine/>
    <w:uiPriority w:val="39"/>
    <w:unhideWhenUsed/>
    <w:rsid w:val="001D51A1"/>
    <w:pPr>
      <w:spacing w:after="100"/>
    </w:pPr>
  </w:style>
  <w:style w:type="character" w:styleId="Hyperlink">
    <w:name w:val="Hyperlink"/>
    <w:basedOn w:val="DefaultParagraphFont"/>
    <w:uiPriority w:val="99"/>
    <w:unhideWhenUsed/>
    <w:rsid w:val="001D51A1"/>
    <w:rPr>
      <w:color w:val="0563C1" w:themeColor="hyperlink"/>
      <w:u w:val="single"/>
    </w:rPr>
  </w:style>
  <w:style w:type="character" w:customStyle="1" w:styleId="Heading4Char">
    <w:name w:val="Heading 4 Char"/>
    <w:basedOn w:val="DefaultParagraphFont"/>
    <w:link w:val="Heading4"/>
    <w:uiPriority w:val="9"/>
    <w:rsid w:val="00BA5394"/>
    <w:rPr>
      <w:rFonts w:ascii="Times New Roman" w:eastAsiaTheme="majorEastAsia" w:hAnsi="Times New Roman" w:cstheme="majorBidi"/>
      <w:b/>
      <w:iCs/>
      <w:sz w:val="24"/>
      <w:u w:val="single"/>
    </w:rPr>
  </w:style>
  <w:style w:type="paragraph" w:styleId="ListParagraph">
    <w:name w:val="List Paragraph"/>
    <w:basedOn w:val="Normal"/>
    <w:uiPriority w:val="34"/>
    <w:qFormat/>
    <w:rsid w:val="00F06468"/>
    <w:pPr>
      <w:ind w:left="720"/>
      <w:contextualSpacing/>
    </w:pPr>
  </w:style>
  <w:style w:type="paragraph" w:styleId="TOC3">
    <w:name w:val="toc 3"/>
    <w:basedOn w:val="Normal"/>
    <w:next w:val="Normal"/>
    <w:autoRedefine/>
    <w:uiPriority w:val="39"/>
    <w:unhideWhenUsed/>
    <w:rsid w:val="00106737"/>
    <w:pPr>
      <w:spacing w:after="100"/>
      <w:ind w:left="480"/>
    </w:pPr>
  </w:style>
  <w:style w:type="table" w:styleId="TableGrid">
    <w:name w:val="Table Grid"/>
    <w:basedOn w:val="TableNormal"/>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DefaultParagraphFont"/>
    <w:rsid w:val="00965CBF"/>
  </w:style>
  <w:style w:type="character" w:customStyle="1" w:styleId="Heading5Char">
    <w:name w:val="Heading 5 Char"/>
    <w:basedOn w:val="DefaultParagraphFont"/>
    <w:link w:val="Heading5"/>
    <w:uiPriority w:val="9"/>
    <w:rsid w:val="00854A9B"/>
    <w:rPr>
      <w:rFonts w:ascii="Times New Roman" w:eastAsiaTheme="majorEastAsia" w:hAnsi="Times New Roman" w:cstheme="majorBidi"/>
      <w:b/>
      <w:sz w:val="24"/>
      <w:u w:val="single"/>
    </w:rPr>
  </w:style>
  <w:style w:type="paragraph" w:styleId="NoSpacing">
    <w:name w:val="No Spacing"/>
    <w:uiPriority w:val="1"/>
    <w:qFormat/>
    <w:rsid w:val="008F6862"/>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3F7B80"/>
    <w:rPr>
      <w:color w:val="808080"/>
    </w:rPr>
  </w:style>
  <w:style w:type="character" w:styleId="HTMLCode">
    <w:name w:val="HTML Code"/>
    <w:basedOn w:val="DefaultParagraphFont"/>
    <w:uiPriority w:val="99"/>
    <w:semiHidden/>
    <w:unhideWhenUsed/>
    <w:rsid w:val="00284EA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EF1F4F"/>
    <w:rPr>
      <w:rFonts w:ascii="Courier New" w:eastAsia="Times New Roman" w:hAnsi="Courier New" w:cs="Courier New"/>
      <w:sz w:val="20"/>
      <w:szCs w:val="20"/>
      <w:lang w:eastAsia="en-CA"/>
    </w:rPr>
  </w:style>
  <w:style w:type="character" w:customStyle="1" w:styleId="line">
    <w:name w:val="line"/>
    <w:basedOn w:val="DefaultParagraphFont"/>
    <w:rsid w:val="00EF1F4F"/>
  </w:style>
  <w:style w:type="character" w:customStyle="1" w:styleId="k">
    <w:name w:val="k"/>
    <w:basedOn w:val="DefaultParagraphFont"/>
    <w:rsid w:val="00EF1F4F"/>
  </w:style>
  <w:style w:type="paragraph" w:styleId="Header">
    <w:name w:val="header"/>
    <w:basedOn w:val="Normal"/>
    <w:link w:val="HeaderChar"/>
    <w:uiPriority w:val="99"/>
    <w:unhideWhenUsed/>
    <w:rsid w:val="00C56C3D"/>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6C3D"/>
    <w:rPr>
      <w:rFonts w:ascii="Times New Roman" w:hAnsi="Times New Roman"/>
      <w:sz w:val="24"/>
    </w:rPr>
  </w:style>
  <w:style w:type="paragraph" w:styleId="Footer">
    <w:name w:val="footer"/>
    <w:basedOn w:val="Normal"/>
    <w:link w:val="FooterChar"/>
    <w:uiPriority w:val="99"/>
    <w:unhideWhenUsed/>
    <w:rsid w:val="00C56C3D"/>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6C3D"/>
    <w:rPr>
      <w:rFonts w:ascii="Times New Roman" w:hAnsi="Times New Roman"/>
      <w:sz w:val="24"/>
    </w:rPr>
  </w:style>
  <w:style w:type="character" w:styleId="FollowedHyperlink">
    <w:name w:val="FollowedHyperlink"/>
    <w:basedOn w:val="DefaultParagraphFont"/>
    <w:uiPriority w:val="99"/>
    <w:semiHidden/>
    <w:unhideWhenUsed/>
    <w:rsid w:val="00280780"/>
    <w:rPr>
      <w:color w:val="954F72" w:themeColor="followedHyperlink"/>
      <w:u w:val="single"/>
    </w:rPr>
  </w:style>
  <w:style w:type="character" w:styleId="Strong">
    <w:name w:val="Strong"/>
    <w:basedOn w:val="DefaultParagraphFont"/>
    <w:uiPriority w:val="22"/>
    <w:qFormat/>
    <w:rsid w:val="00B14A60"/>
    <w:rPr>
      <w:b/>
      <w:bCs/>
    </w:rPr>
  </w:style>
  <w:style w:type="character" w:styleId="CommentReference">
    <w:name w:val="annotation reference"/>
    <w:basedOn w:val="DefaultParagraphFont"/>
    <w:uiPriority w:val="99"/>
    <w:semiHidden/>
    <w:unhideWhenUsed/>
    <w:rsid w:val="009A7917"/>
    <w:rPr>
      <w:sz w:val="16"/>
      <w:szCs w:val="16"/>
    </w:rPr>
  </w:style>
  <w:style w:type="paragraph" w:styleId="CommentText">
    <w:name w:val="annotation text"/>
    <w:basedOn w:val="Normal"/>
    <w:link w:val="CommentTextChar"/>
    <w:uiPriority w:val="99"/>
    <w:semiHidden/>
    <w:unhideWhenUsed/>
    <w:rsid w:val="009A7917"/>
    <w:pPr>
      <w:spacing w:line="240" w:lineRule="auto"/>
    </w:pPr>
    <w:rPr>
      <w:sz w:val="20"/>
      <w:szCs w:val="20"/>
    </w:rPr>
  </w:style>
  <w:style w:type="character" w:customStyle="1" w:styleId="CommentTextChar">
    <w:name w:val="Comment Text Char"/>
    <w:basedOn w:val="DefaultParagraphFont"/>
    <w:link w:val="CommentText"/>
    <w:uiPriority w:val="99"/>
    <w:semiHidden/>
    <w:rsid w:val="009A791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7917"/>
    <w:rPr>
      <w:b/>
      <w:bCs/>
    </w:rPr>
  </w:style>
  <w:style w:type="character" w:customStyle="1" w:styleId="CommentSubjectChar">
    <w:name w:val="Comment Subject Char"/>
    <w:basedOn w:val="CommentTextChar"/>
    <w:link w:val="CommentSubject"/>
    <w:uiPriority w:val="99"/>
    <w:semiHidden/>
    <w:rsid w:val="009A7917"/>
    <w:rPr>
      <w:rFonts w:ascii="Times New Roman" w:hAnsi="Times New Roman"/>
      <w:b/>
      <w:bCs/>
      <w:sz w:val="20"/>
      <w:szCs w:val="20"/>
    </w:rPr>
  </w:style>
  <w:style w:type="paragraph" w:styleId="BalloonText">
    <w:name w:val="Balloon Text"/>
    <w:basedOn w:val="Normal"/>
    <w:link w:val="BalloonTextChar"/>
    <w:uiPriority w:val="99"/>
    <w:semiHidden/>
    <w:unhideWhenUsed/>
    <w:rsid w:val="009A7917"/>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A791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goalstructuringnotation.info/documents/GSN%20_Standard.pdf" TargetMode="External"/><Relationship Id="rId3" Type="http://schemas.openxmlformats.org/officeDocument/2006/relationships/styles" Target="styles.xml"/><Relationship Id="rId21" Type="http://schemas.openxmlformats.org/officeDocument/2006/relationships/hyperlink" Target="https://ebookcentral.proquest.com/lib/mcmu/reader.action?docID=3339365"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omg.org/spec/XMI/2.5.1/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cw.mit.edu/courses/aeronautics-and-astronautics/16-63j-system-safety%20-spring-2016/lecture-notes/MIT16_63JS16_LecNotes10.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epsilonlabs/emc-html"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eclipse.org/epsilon/doc/book/EpsilonBook.pdf" TargetMode="External"/><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eclipse.org/epsilon"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40E47-40C4-4761-B9A2-4D9217684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13411</Words>
  <Characters>76448</Characters>
  <Application>Microsoft Office Word</Application>
  <DocSecurity>0</DocSecurity>
  <Lines>637</Lines>
  <Paragraphs>179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Paige, Richard</cp:lastModifiedBy>
  <cp:revision>6</cp:revision>
  <cp:lastPrinted>2020-07-16T20:32:00Z</cp:lastPrinted>
  <dcterms:created xsi:type="dcterms:W3CDTF">2020-07-18T23:25:00Z</dcterms:created>
  <dcterms:modified xsi:type="dcterms:W3CDTF">2020-07-20T18:58:00Z</dcterms:modified>
</cp:coreProperties>
</file>